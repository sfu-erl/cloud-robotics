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642736538"/>
        <w:docPartObj>
          <w:docPartGallery w:val="Cover Pages"/>
          <w:docPartUnique/>
        </w:docPartObj>
      </w:sdtPr>
      <w:sdtEndPr>
        <w:rPr>
          <w:rFonts w:asciiTheme="minorHAnsi" w:eastAsiaTheme="minorEastAsia" w:hAnsiTheme="minorHAnsi" w:cstheme="minorBidi"/>
          <w:b/>
          <w:caps w:val="0"/>
          <w:sz w:val="28"/>
          <w:lang w:val="en-CA"/>
        </w:rPr>
      </w:sdtEndPr>
      <w:sdtContent>
        <w:tbl>
          <w:tblPr>
            <w:tblW w:w="5000" w:type="pct"/>
            <w:jc w:val="center"/>
            <w:tblLook w:val="04A0" w:firstRow="1" w:lastRow="0" w:firstColumn="1" w:lastColumn="0" w:noHBand="0" w:noVBand="1"/>
          </w:tblPr>
          <w:tblGrid>
            <w:gridCol w:w="9242"/>
          </w:tblGrid>
          <w:tr w:rsidR="00E069CA">
            <w:trPr>
              <w:trHeight w:val="2880"/>
              <w:jc w:val="center"/>
            </w:trPr>
            <w:tc>
              <w:tcPr>
                <w:tcW w:w="5000" w:type="pct"/>
              </w:tcPr>
              <w:p w:rsidR="00E069CA" w:rsidRDefault="00E069CA" w:rsidP="00E069CA">
                <w:pPr>
                  <w:pStyle w:val="a7"/>
                  <w:jc w:val="center"/>
                  <w:rPr>
                    <w:rFonts w:asciiTheme="majorHAnsi" w:eastAsiaTheme="majorEastAsia" w:hAnsiTheme="majorHAnsi" w:cstheme="majorBidi"/>
                    <w:caps/>
                  </w:rPr>
                </w:pPr>
              </w:p>
            </w:tc>
          </w:tr>
          <w:tr w:rsidR="00E069CA">
            <w:trPr>
              <w:trHeight w:val="1440"/>
              <w:jc w:val="center"/>
            </w:trPr>
            <w:tc>
              <w:tcPr>
                <w:tcW w:w="5000" w:type="pct"/>
                <w:tcBorders>
                  <w:bottom w:val="single" w:sz="4" w:space="0" w:color="4F81BD" w:themeColor="accent1"/>
                </w:tcBorders>
                <w:vAlign w:val="center"/>
              </w:tcPr>
              <w:p w:rsidR="00E069CA" w:rsidRPr="00E069CA" w:rsidRDefault="00E069CA" w:rsidP="00E069CA">
                <w:pPr>
                  <w:pStyle w:val="a7"/>
                  <w:jc w:val="center"/>
                  <w:rPr>
                    <w:rFonts w:asciiTheme="majorHAnsi" w:eastAsiaTheme="majorEastAsia" w:hAnsiTheme="majorHAnsi" w:cstheme="majorBidi"/>
                    <w:sz w:val="80"/>
                    <w:szCs w:val="80"/>
                    <w:lang w:val="en-CA"/>
                  </w:rPr>
                </w:pPr>
                <w:r>
                  <w:rPr>
                    <w:rFonts w:asciiTheme="majorHAnsi" w:eastAsiaTheme="majorEastAsia" w:hAnsiTheme="majorHAnsi" w:cstheme="majorBidi"/>
                    <w:sz w:val="80"/>
                    <w:szCs w:val="80"/>
                    <w:lang w:val="en-CA"/>
                  </w:rPr>
                  <w:t>Hardware Manual for Thumper</w:t>
                </w:r>
              </w:p>
            </w:tc>
          </w:tr>
          <w:tr w:rsidR="00E069CA">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069CA" w:rsidRDefault="00B57AD5" w:rsidP="00E069CA">
                    <w:pPr>
                      <w:pStyle w:val="a7"/>
                      <w:jc w:val="center"/>
                      <w:rPr>
                        <w:rFonts w:asciiTheme="majorHAnsi" w:eastAsiaTheme="majorEastAsia" w:hAnsiTheme="majorHAnsi" w:cstheme="majorBidi"/>
                        <w:sz w:val="44"/>
                        <w:szCs w:val="44"/>
                      </w:rPr>
                    </w:pPr>
                    <w:del w:id="0" w:author="oiltiger" w:date="2014-05-21T16:15:00Z">
                      <w:r w:rsidDel="00B57AD5">
                        <w:rPr>
                          <w:rFonts w:asciiTheme="majorHAnsi" w:eastAsiaTheme="majorEastAsia" w:hAnsiTheme="majorHAnsi" w:cstheme="majorBidi"/>
                          <w:sz w:val="44"/>
                          <w:szCs w:val="44"/>
                        </w:rPr>
                        <w:delText>Assembly Guide - Version 1</w:delText>
                      </w:r>
                    </w:del>
                    <w:ins w:id="1" w:author="oiltiger" w:date="2014-05-21T16:15:00Z">
                      <w:r>
                        <w:rPr>
                          <w:rFonts w:asciiTheme="majorHAnsi" w:eastAsiaTheme="majorEastAsia" w:hAnsiTheme="majorHAnsi" w:cstheme="majorBidi"/>
                          <w:sz w:val="44"/>
                          <w:szCs w:val="44"/>
                        </w:rPr>
                        <w:t>Assembly Guide - Version 1</w:t>
                      </w:r>
                      <w:r>
                        <w:rPr>
                          <w:rFonts w:asciiTheme="majorHAnsi" w:eastAsiaTheme="majorEastAsia" w:hAnsiTheme="majorHAnsi" w:cstheme="majorBidi"/>
                          <w:sz w:val="44"/>
                          <w:szCs w:val="44"/>
                        </w:rPr>
                        <w:t>.1</w:t>
                      </w:r>
                    </w:ins>
                  </w:p>
                </w:tc>
              </w:sdtContent>
            </w:sdt>
          </w:tr>
          <w:tr w:rsidR="00E069CA">
            <w:trPr>
              <w:trHeight w:val="360"/>
              <w:jc w:val="center"/>
            </w:trPr>
            <w:tc>
              <w:tcPr>
                <w:tcW w:w="5000" w:type="pct"/>
                <w:vAlign w:val="center"/>
              </w:tcPr>
              <w:p w:rsidR="00E069CA" w:rsidRDefault="00E069CA">
                <w:pPr>
                  <w:pStyle w:val="a7"/>
                  <w:jc w:val="center"/>
                </w:pPr>
              </w:p>
            </w:tc>
          </w:tr>
          <w:tr w:rsidR="00E069CA">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069CA" w:rsidRDefault="00E069CA" w:rsidP="00E069CA">
                    <w:pPr>
                      <w:pStyle w:val="a7"/>
                      <w:jc w:val="center"/>
                      <w:rPr>
                        <w:b/>
                        <w:bCs/>
                      </w:rPr>
                    </w:pPr>
                    <w:proofErr w:type="spellStart"/>
                    <w:r>
                      <w:rPr>
                        <w:b/>
                        <w:bCs/>
                      </w:rPr>
                      <w:t>Wangyi</w:t>
                    </w:r>
                    <w:proofErr w:type="spellEnd"/>
                    <w:r>
                      <w:rPr>
                        <w:b/>
                        <w:bCs/>
                      </w:rPr>
                      <w:t xml:space="preserve"> Zhu</w:t>
                    </w:r>
                  </w:p>
                </w:tc>
              </w:sdtContent>
            </w:sdt>
          </w:tr>
          <w:tr w:rsidR="00E069CA">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4-05-21T00:00:00Z">
                  <w:dateFormat w:val="yyyy/M/d"/>
                  <w:lid w:val="zh-CN"/>
                  <w:storeMappedDataAs w:val="dateTime"/>
                  <w:calendar w:val="gregorian"/>
                </w:date>
              </w:sdtPr>
              <w:sdtContent>
                <w:tc>
                  <w:tcPr>
                    <w:tcW w:w="5000" w:type="pct"/>
                    <w:vAlign w:val="center"/>
                  </w:tcPr>
                  <w:p w:rsidR="00E069CA" w:rsidRDefault="00B57AD5" w:rsidP="00B57AD5">
                    <w:pPr>
                      <w:pStyle w:val="a7"/>
                      <w:jc w:val="center"/>
                      <w:rPr>
                        <w:b/>
                        <w:bCs/>
                      </w:rPr>
                      <w:pPrChange w:id="2" w:author="oiltiger" w:date="2014-05-21T16:15:00Z">
                        <w:pPr>
                          <w:pStyle w:val="a7"/>
                          <w:jc w:val="center"/>
                        </w:pPr>
                      </w:pPrChange>
                    </w:pPr>
                    <w:del w:id="3" w:author="oiltiger" w:date="2014-05-21T16:15:00Z">
                      <w:r w:rsidDel="00B57AD5">
                        <w:rPr>
                          <w:rFonts w:hint="eastAsia"/>
                          <w:b/>
                          <w:bCs/>
                        </w:rPr>
                        <w:delText>2014/5/13</w:delText>
                      </w:r>
                    </w:del>
                    <w:ins w:id="4" w:author="oiltiger" w:date="2014-05-21T16:15:00Z">
                      <w:r>
                        <w:rPr>
                          <w:rFonts w:hint="eastAsia"/>
                          <w:b/>
                          <w:bCs/>
                        </w:rPr>
                        <w:t>2014/5/</w:t>
                      </w:r>
                      <w:r>
                        <w:rPr>
                          <w:b/>
                          <w:bCs/>
                        </w:rPr>
                        <w:t>21</w:t>
                      </w:r>
                    </w:ins>
                  </w:p>
                </w:tc>
              </w:sdtContent>
            </w:sdt>
          </w:tr>
        </w:tbl>
        <w:p w:rsidR="00E069CA" w:rsidRDefault="00E069CA"/>
        <w:p w:rsidR="00E069CA" w:rsidRDefault="00E069CA"/>
        <w:p w:rsidR="00E069CA" w:rsidRDefault="00E069CA"/>
        <w:p w:rsidR="00E069CA" w:rsidRDefault="00E069CA">
          <w:pPr>
            <w:widowControl/>
            <w:jc w:val="left"/>
            <w:rPr>
              <w:b/>
              <w:sz w:val="28"/>
              <w:lang w:val="en-CA"/>
            </w:rPr>
          </w:pPr>
          <w:r>
            <w:rPr>
              <w:b/>
              <w:sz w:val="28"/>
              <w:lang w:val="en-CA"/>
            </w:rPr>
            <w:br w:type="page"/>
          </w:r>
        </w:p>
        <w:sdt>
          <w:sdtPr>
            <w:rPr>
              <w:rFonts w:asciiTheme="minorHAnsi" w:eastAsiaTheme="minorEastAsia" w:hAnsiTheme="minorHAnsi" w:cstheme="minorBidi"/>
              <w:b w:val="0"/>
              <w:bCs w:val="0"/>
              <w:color w:val="auto"/>
              <w:sz w:val="22"/>
              <w:szCs w:val="22"/>
              <w:lang w:val="zh-CN"/>
            </w:rPr>
            <w:id w:val="1646552741"/>
            <w:docPartObj>
              <w:docPartGallery w:val="Table of Contents"/>
              <w:docPartUnique/>
            </w:docPartObj>
          </w:sdtPr>
          <w:sdtEndPr/>
          <w:sdtContent>
            <w:p w:rsidR="00E069CA" w:rsidRPr="00E069CA" w:rsidRDefault="00E069CA">
              <w:pPr>
                <w:pStyle w:val="TOC"/>
                <w:rPr>
                  <w:lang w:val="en-CA"/>
                </w:rPr>
              </w:pPr>
              <w:r>
                <w:rPr>
                  <w:lang w:val="en-CA"/>
                </w:rPr>
                <w:t>Table of Content</w:t>
              </w:r>
            </w:p>
            <w:p w:rsidR="00E069CA" w:rsidRDefault="00E069CA">
              <w:pPr>
                <w:pStyle w:val="10"/>
              </w:pPr>
              <w:r>
                <w:rPr>
                  <w:b/>
                  <w:bCs/>
                </w:rPr>
                <w:t>Instruction</w:t>
              </w:r>
              <w:r>
                <w:ptab w:relativeTo="margin" w:alignment="right" w:leader="dot"/>
              </w:r>
              <w:r w:rsidR="00916EC7">
                <w:rPr>
                  <w:b/>
                  <w:bCs/>
                  <w:lang w:val="en-CA"/>
                </w:rPr>
                <w:t>2</w:t>
              </w:r>
            </w:p>
            <w:p w:rsidR="00E069CA" w:rsidRDefault="00E069CA">
              <w:pPr>
                <w:pStyle w:val="10"/>
                <w:rPr>
                  <w:b/>
                  <w:bCs/>
                  <w:lang w:val="en-CA"/>
                </w:rPr>
              </w:pPr>
              <w:del w:id="5" w:author="oiltiger" w:date="2014-05-21T16:15:00Z">
                <w:r w:rsidDel="00CE2E01">
                  <w:rPr>
                    <w:b/>
                    <w:bCs/>
                  </w:rPr>
                  <w:delText>Installation</w:delText>
                </w:r>
                <w:r w:rsidDel="00CE2E01">
                  <w:ptab w:relativeTo="margin" w:alignment="right" w:leader="dot"/>
                </w:r>
                <w:r w:rsidR="00916EC7" w:rsidDel="00CE2E01">
                  <w:rPr>
                    <w:b/>
                    <w:bCs/>
                    <w:lang w:val="en-CA"/>
                  </w:rPr>
                  <w:delText>2</w:delText>
                </w:r>
              </w:del>
              <w:ins w:id="6" w:author="oiltiger" w:date="2014-05-21T16:15:00Z">
                <w:r w:rsidR="00CE2E01">
                  <w:rPr>
                    <w:b/>
                    <w:bCs/>
                  </w:rPr>
                  <w:t>Installation</w:t>
                </w:r>
                <w:r w:rsidR="00CE2E01">
                  <w:ptab w:relativeTo="margin" w:alignment="right" w:leader="dot"/>
                </w:r>
                <w:r w:rsidR="00CE2E01">
                  <w:rPr>
                    <w:b/>
                    <w:bCs/>
                    <w:lang w:val="en-CA"/>
                  </w:rPr>
                  <w:t>3</w:t>
                </w:r>
              </w:ins>
            </w:p>
            <w:p w:rsidR="00E069CA" w:rsidRPr="00916EC7" w:rsidRDefault="00916EC7" w:rsidP="00916EC7">
              <w:pPr>
                <w:pStyle w:val="10"/>
                <w:rPr>
                  <w:b/>
                  <w:bCs/>
                  <w:lang w:val="en-CA"/>
                </w:rPr>
              </w:pPr>
              <w:del w:id="7" w:author="oiltiger" w:date="2014-05-21T16:15:00Z">
                <w:r w:rsidDel="00CE2E01">
                  <w:rPr>
                    <w:b/>
                    <w:bCs/>
                  </w:rPr>
                  <w:delText>Appendix</w:delText>
                </w:r>
                <w:r w:rsidDel="00CE2E01">
                  <w:ptab w:relativeTo="margin" w:alignment="right" w:leader="dot"/>
                </w:r>
                <w:r w:rsidDel="00CE2E01">
                  <w:rPr>
                    <w:b/>
                    <w:bCs/>
                    <w:lang w:val="en-CA"/>
                  </w:rPr>
                  <w:delText>7</w:delText>
                </w:r>
              </w:del>
              <w:ins w:id="8" w:author="oiltiger" w:date="2014-05-21T16:15:00Z">
                <w:r w:rsidR="00CE2E01">
                  <w:rPr>
                    <w:b/>
                    <w:bCs/>
                  </w:rPr>
                  <w:t>Appendix</w:t>
                </w:r>
                <w:r w:rsidR="00CE2E01">
                  <w:ptab w:relativeTo="margin" w:alignment="right" w:leader="dot"/>
                </w:r>
                <w:r w:rsidR="00CE2E01">
                  <w:rPr>
                    <w:b/>
                    <w:bCs/>
                    <w:lang w:val="en-CA"/>
                  </w:rPr>
                  <w:t>11</w:t>
                </w:r>
              </w:ins>
            </w:p>
          </w:sdtContent>
        </w:sdt>
        <w:p w:rsidR="00E069CA" w:rsidRDefault="00E069CA">
          <w:pPr>
            <w:widowControl/>
            <w:jc w:val="left"/>
            <w:rPr>
              <w:b/>
              <w:sz w:val="28"/>
              <w:lang w:val="en-CA"/>
            </w:rPr>
          </w:pPr>
          <w:r>
            <w:rPr>
              <w:b/>
              <w:sz w:val="28"/>
              <w:lang w:val="en-CA"/>
            </w:rPr>
            <w:br w:type="page"/>
          </w:r>
        </w:p>
        <w:p w:rsidR="00E069CA" w:rsidRDefault="00D155F8">
          <w:pPr>
            <w:widowControl/>
            <w:jc w:val="left"/>
            <w:rPr>
              <w:b/>
              <w:sz w:val="28"/>
              <w:lang w:val="en-CA"/>
            </w:rPr>
          </w:pPr>
        </w:p>
      </w:sdtContent>
    </w:sdt>
    <w:p w:rsidR="00A96585" w:rsidRDefault="00C07C18" w:rsidP="00C07C18">
      <w:pPr>
        <w:pStyle w:val="a3"/>
        <w:numPr>
          <w:ilvl w:val="0"/>
          <w:numId w:val="1"/>
        </w:numPr>
        <w:ind w:firstLineChars="0"/>
        <w:rPr>
          <w:b/>
          <w:sz w:val="28"/>
          <w:lang w:val="en-CA"/>
        </w:rPr>
      </w:pPr>
      <w:commentRangeStart w:id="9"/>
      <w:r w:rsidRPr="00E134E8">
        <w:rPr>
          <w:b/>
          <w:sz w:val="28"/>
          <w:lang w:val="en-CA"/>
        </w:rPr>
        <w:t>Introduction:</w:t>
      </w:r>
      <w:commentRangeEnd w:id="9"/>
      <w:r w:rsidR="003E3CA6">
        <w:rPr>
          <w:rStyle w:val="a8"/>
        </w:rPr>
        <w:commentReference w:id="9"/>
      </w:r>
    </w:p>
    <w:p w:rsidR="004447B0" w:rsidRDefault="004447B0" w:rsidP="004447B0">
      <w:pPr>
        <w:pStyle w:val="a3"/>
        <w:ind w:left="360" w:firstLineChars="0" w:firstLine="0"/>
        <w:rPr>
          <w:ins w:id="10" w:author="oiltiger" w:date="2014-05-21T15:11:00Z"/>
          <w:lang w:val="en-CA"/>
        </w:rPr>
      </w:pPr>
      <w:r w:rsidRPr="00E069CA">
        <w:rPr>
          <w:lang w:val="en-CA"/>
        </w:rPr>
        <w:t>This manual is a guide to help user to assemble the thumper robot.</w:t>
      </w:r>
      <w:r w:rsidR="00E069CA">
        <w:rPr>
          <w:rFonts w:hint="eastAsia"/>
          <w:lang w:val="en-CA"/>
        </w:rPr>
        <w:t xml:space="preserve"> </w:t>
      </w:r>
      <w:r w:rsidR="00E069CA">
        <w:rPr>
          <w:lang w:val="en-CA"/>
        </w:rPr>
        <w:t xml:space="preserve">Users can purchase all parts online on their website. Links are provided in </w:t>
      </w:r>
      <w:r w:rsidR="00916EC7">
        <w:rPr>
          <w:lang w:val="en-CA"/>
        </w:rPr>
        <w:t>a</w:t>
      </w:r>
      <w:r w:rsidR="00E069CA">
        <w:rPr>
          <w:lang w:val="en-CA"/>
        </w:rPr>
        <w:t xml:space="preserve"> table in appendix. </w:t>
      </w:r>
    </w:p>
    <w:p w:rsidR="00337B24" w:rsidRDefault="00337B24" w:rsidP="004447B0">
      <w:pPr>
        <w:pStyle w:val="a3"/>
        <w:ind w:left="360" w:firstLineChars="0" w:firstLine="0"/>
        <w:rPr>
          <w:ins w:id="11" w:author="oiltiger" w:date="2014-05-21T15:11:00Z"/>
          <w:lang w:val="en-CA"/>
        </w:rPr>
      </w:pPr>
    </w:p>
    <w:p w:rsidR="00337B24" w:rsidRDefault="00337B24" w:rsidP="004447B0">
      <w:pPr>
        <w:pStyle w:val="a3"/>
        <w:ind w:left="360" w:firstLineChars="0" w:firstLine="0"/>
        <w:rPr>
          <w:ins w:id="12" w:author="oiltiger" w:date="2014-05-21T15:11:00Z"/>
          <w:lang w:val="en-CA"/>
        </w:rPr>
      </w:pPr>
    </w:p>
    <w:p w:rsidR="00337B24" w:rsidRDefault="00337B24" w:rsidP="004447B0">
      <w:pPr>
        <w:pStyle w:val="a3"/>
        <w:ind w:left="360" w:firstLineChars="0" w:firstLine="0"/>
        <w:rPr>
          <w:ins w:id="13" w:author="oiltiger" w:date="2014-05-15T16:26:00Z"/>
          <w:lang w:val="en-CA"/>
        </w:rPr>
      </w:pPr>
    </w:p>
    <w:p w:rsidR="00F64A71" w:rsidRDefault="00F64A71">
      <w:pPr>
        <w:pStyle w:val="a3"/>
        <w:ind w:left="360" w:firstLineChars="0" w:firstLine="0"/>
        <w:jc w:val="center"/>
        <w:rPr>
          <w:ins w:id="14" w:author="oiltiger" w:date="2014-05-15T16:36:00Z"/>
          <w:lang w:val="en-CA"/>
        </w:rPr>
        <w:pPrChange w:id="15" w:author="oiltiger" w:date="2014-05-15T16:26:00Z">
          <w:pPr>
            <w:pStyle w:val="a3"/>
            <w:ind w:left="360" w:firstLineChars="0" w:firstLine="0"/>
          </w:pPr>
        </w:pPrChange>
      </w:pPr>
      <w:ins w:id="16" w:author="oiltiger" w:date="2014-05-15T16:33:00Z">
        <w:r>
          <w:rPr>
            <w:noProof/>
          </w:rPr>
          <w:drawing>
            <wp:inline distT="0" distB="0" distL="0" distR="0">
              <wp:extent cx="2438218" cy="182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0913" cy="1830821"/>
                      </a:xfrm>
                      <a:prstGeom prst="rect">
                        <a:avLst/>
                      </a:prstGeom>
                    </pic:spPr>
                  </pic:pic>
                </a:graphicData>
              </a:graphic>
            </wp:inline>
          </w:drawing>
        </w:r>
      </w:ins>
      <w:ins w:id="17" w:author="oiltiger" w:date="2014-05-21T15:09:00Z">
        <w:r w:rsidR="00337B24">
          <w:rPr>
            <w:lang w:val="en-CA"/>
          </w:rPr>
          <w:t xml:space="preserve">       </w:t>
        </w:r>
        <w:r w:rsidR="00337B24">
          <w:rPr>
            <w:noProof/>
          </w:rPr>
          <w:drawing>
            <wp:inline distT="0" distB="0" distL="0" distR="0" wp14:anchorId="250E3F98" wp14:editId="2EAA729A">
              <wp:extent cx="2463800" cy="184798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536" cy="1849290"/>
                      </a:xfrm>
                      <a:prstGeom prst="rect">
                        <a:avLst/>
                      </a:prstGeom>
                    </pic:spPr>
                  </pic:pic>
                </a:graphicData>
              </a:graphic>
            </wp:inline>
          </w:drawing>
        </w:r>
      </w:ins>
    </w:p>
    <w:p w:rsidR="00F64A71" w:rsidRPr="00337B24" w:rsidRDefault="00F64A71">
      <w:pPr>
        <w:pStyle w:val="a3"/>
        <w:ind w:left="360" w:firstLineChars="0" w:firstLine="0"/>
        <w:jc w:val="center"/>
        <w:rPr>
          <w:ins w:id="18" w:author="oiltiger" w:date="2014-05-21T15:11:00Z"/>
          <w:sz w:val="16"/>
          <w:lang w:val="en-CA"/>
          <w:rPrChange w:id="19" w:author="oiltiger" w:date="2014-05-21T15:12:00Z">
            <w:rPr>
              <w:ins w:id="20" w:author="oiltiger" w:date="2014-05-21T15:11:00Z"/>
              <w:lang w:val="en-CA"/>
            </w:rPr>
          </w:rPrChange>
        </w:rPr>
        <w:pPrChange w:id="21" w:author="oiltiger" w:date="2014-05-15T16:26:00Z">
          <w:pPr>
            <w:pStyle w:val="a3"/>
            <w:ind w:left="360" w:firstLineChars="0" w:firstLine="0"/>
          </w:pPr>
        </w:pPrChange>
      </w:pPr>
      <w:ins w:id="22" w:author="oiltiger" w:date="2014-05-15T16:36:00Z">
        <w:r w:rsidRPr="00337B24">
          <w:rPr>
            <w:sz w:val="16"/>
            <w:lang w:val="en-CA"/>
            <w:rPrChange w:id="23" w:author="oiltiger" w:date="2014-05-21T15:12:00Z">
              <w:rPr>
                <w:lang w:val="en-CA"/>
              </w:rPr>
            </w:rPrChange>
          </w:rPr>
          <w:t xml:space="preserve">Fig1. Top view of </w:t>
        </w:r>
      </w:ins>
      <w:ins w:id="24" w:author="oiltiger" w:date="2014-05-15T16:39:00Z">
        <w:r w:rsidRPr="00337B24">
          <w:rPr>
            <w:sz w:val="16"/>
            <w:lang w:val="en-CA"/>
            <w:rPrChange w:id="25" w:author="oiltiger" w:date="2014-05-21T15:12:00Z">
              <w:rPr>
                <w:lang w:val="en-CA"/>
              </w:rPr>
            </w:rPrChange>
          </w:rPr>
          <w:t>thumper</w:t>
        </w:r>
      </w:ins>
      <w:ins w:id="26" w:author="oiltiger" w:date="2014-05-21T15:09:00Z">
        <w:r w:rsidR="00337B24" w:rsidRPr="00337B24">
          <w:rPr>
            <w:sz w:val="16"/>
            <w:lang w:val="en-CA"/>
            <w:rPrChange w:id="27" w:author="oiltiger" w:date="2014-05-21T15:12:00Z">
              <w:rPr>
                <w:lang w:val="en-CA"/>
              </w:rPr>
            </w:rPrChange>
          </w:rPr>
          <w:t xml:space="preserve">       </w:t>
        </w:r>
      </w:ins>
      <w:ins w:id="28" w:author="oiltiger" w:date="2014-05-21T15:12:00Z">
        <w:r w:rsidR="00337B24">
          <w:rPr>
            <w:sz w:val="16"/>
            <w:lang w:val="en-CA"/>
          </w:rPr>
          <w:t xml:space="preserve">                     </w:t>
        </w:r>
      </w:ins>
      <w:ins w:id="29" w:author="oiltiger" w:date="2014-05-21T15:09:00Z">
        <w:r w:rsidR="00337B24" w:rsidRPr="00337B24">
          <w:rPr>
            <w:sz w:val="16"/>
            <w:lang w:val="en-CA"/>
            <w:rPrChange w:id="30" w:author="oiltiger" w:date="2014-05-21T15:12:00Z">
              <w:rPr>
                <w:lang w:val="en-CA"/>
              </w:rPr>
            </w:rPrChange>
          </w:rPr>
          <w:t xml:space="preserve">       </w:t>
        </w:r>
        <w:r w:rsidR="00337B24" w:rsidRPr="00337B24">
          <w:rPr>
            <w:sz w:val="16"/>
            <w:lang w:val="en-CA"/>
            <w:rPrChange w:id="31" w:author="oiltiger" w:date="2014-05-21T15:12:00Z">
              <w:rPr>
                <w:lang w:val="en-CA"/>
              </w:rPr>
            </w:rPrChange>
          </w:rPr>
          <w:t>Fig2. Side view of thumper</w:t>
        </w:r>
      </w:ins>
    </w:p>
    <w:p w:rsidR="00337B24" w:rsidRDefault="00337B24">
      <w:pPr>
        <w:pStyle w:val="a3"/>
        <w:ind w:left="360" w:firstLineChars="0" w:firstLine="0"/>
        <w:jc w:val="center"/>
        <w:rPr>
          <w:ins w:id="32" w:author="oiltiger" w:date="2014-05-21T15:11:00Z"/>
          <w:lang w:val="en-CA"/>
        </w:rPr>
        <w:pPrChange w:id="33" w:author="oiltiger" w:date="2014-05-15T16:26:00Z">
          <w:pPr>
            <w:pStyle w:val="a3"/>
            <w:ind w:left="360" w:firstLineChars="0" w:firstLine="0"/>
          </w:pPr>
        </w:pPrChange>
      </w:pPr>
    </w:p>
    <w:p w:rsidR="00337B24" w:rsidRDefault="00337B24">
      <w:pPr>
        <w:pStyle w:val="a3"/>
        <w:ind w:left="360" w:firstLineChars="0" w:firstLine="0"/>
        <w:jc w:val="center"/>
        <w:rPr>
          <w:ins w:id="34" w:author="oiltiger" w:date="2014-05-21T15:11:00Z"/>
          <w:lang w:val="en-CA"/>
        </w:rPr>
        <w:pPrChange w:id="35" w:author="oiltiger" w:date="2014-05-15T16:26:00Z">
          <w:pPr>
            <w:pStyle w:val="a3"/>
            <w:ind w:left="360" w:firstLineChars="0" w:firstLine="0"/>
          </w:pPr>
        </w:pPrChange>
      </w:pPr>
    </w:p>
    <w:p w:rsidR="00337B24" w:rsidRDefault="00337B24">
      <w:pPr>
        <w:pStyle w:val="a3"/>
        <w:ind w:left="360" w:firstLineChars="0" w:firstLine="0"/>
        <w:jc w:val="center"/>
        <w:rPr>
          <w:ins w:id="36" w:author="oiltiger" w:date="2014-05-21T15:11:00Z"/>
          <w:lang w:val="en-CA"/>
        </w:rPr>
        <w:pPrChange w:id="37" w:author="oiltiger" w:date="2014-05-15T16:26:00Z">
          <w:pPr>
            <w:pStyle w:val="a3"/>
            <w:ind w:left="360" w:firstLineChars="0" w:firstLine="0"/>
          </w:pPr>
        </w:pPrChange>
      </w:pPr>
    </w:p>
    <w:p w:rsidR="00337B24" w:rsidRDefault="00337B24">
      <w:pPr>
        <w:pStyle w:val="a3"/>
        <w:ind w:left="360" w:firstLineChars="0" w:firstLine="0"/>
        <w:jc w:val="center"/>
        <w:rPr>
          <w:ins w:id="38" w:author="oiltiger" w:date="2014-05-21T15:11:00Z"/>
          <w:lang w:val="en-CA"/>
        </w:rPr>
        <w:pPrChange w:id="39" w:author="oiltiger" w:date="2014-05-15T16:26:00Z">
          <w:pPr>
            <w:pStyle w:val="a3"/>
            <w:ind w:left="360" w:firstLineChars="0" w:firstLine="0"/>
          </w:pPr>
        </w:pPrChange>
      </w:pPr>
    </w:p>
    <w:p w:rsidR="00337B24" w:rsidRDefault="00337B24">
      <w:pPr>
        <w:pStyle w:val="a3"/>
        <w:ind w:left="360" w:firstLineChars="0" w:firstLine="0"/>
        <w:jc w:val="center"/>
        <w:rPr>
          <w:ins w:id="40" w:author="oiltiger" w:date="2014-05-15T16:36:00Z"/>
          <w:lang w:val="en-CA"/>
        </w:rPr>
        <w:pPrChange w:id="41" w:author="oiltiger" w:date="2014-05-15T16:26:00Z">
          <w:pPr>
            <w:pStyle w:val="a3"/>
            <w:ind w:left="360" w:firstLineChars="0" w:firstLine="0"/>
          </w:pPr>
        </w:pPrChange>
      </w:pPr>
    </w:p>
    <w:p w:rsidR="00F64A71" w:rsidRDefault="00F64A71">
      <w:pPr>
        <w:pStyle w:val="a3"/>
        <w:ind w:left="360" w:firstLineChars="0" w:firstLine="0"/>
        <w:jc w:val="center"/>
        <w:rPr>
          <w:ins w:id="42" w:author="oiltiger" w:date="2014-05-15T16:40:00Z"/>
          <w:lang w:val="en-CA"/>
        </w:rPr>
        <w:pPrChange w:id="43" w:author="oiltiger" w:date="2014-05-15T16:26:00Z">
          <w:pPr>
            <w:pStyle w:val="a3"/>
            <w:ind w:left="360" w:firstLineChars="0" w:firstLine="0"/>
          </w:pPr>
        </w:pPrChange>
      </w:pPr>
      <w:ins w:id="44" w:author="oiltiger" w:date="2014-05-15T16:33:00Z">
        <w:r>
          <w:rPr>
            <w:noProof/>
          </w:rPr>
          <w:drawing>
            <wp:inline distT="0" distB="0" distL="0" distR="0">
              <wp:extent cx="1897062" cy="25294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9820" cy="2533094"/>
                      </a:xfrm>
                      <a:prstGeom prst="rect">
                        <a:avLst/>
                      </a:prstGeom>
                    </pic:spPr>
                  </pic:pic>
                </a:graphicData>
              </a:graphic>
            </wp:inline>
          </w:drawing>
        </w:r>
      </w:ins>
      <w:ins w:id="45" w:author="oiltiger" w:date="2014-05-21T15:10:00Z">
        <w:r w:rsidR="00337B24">
          <w:rPr>
            <w:noProof/>
          </w:rPr>
          <w:t xml:space="preserve">   </w:t>
        </w:r>
      </w:ins>
      <w:ins w:id="46" w:author="oiltiger" w:date="2014-05-21T15:11:00Z">
        <w:r w:rsidR="00337B24">
          <w:rPr>
            <w:noProof/>
          </w:rPr>
          <w:t xml:space="preserve">   </w:t>
        </w:r>
      </w:ins>
      <w:ins w:id="47" w:author="oiltiger" w:date="2014-05-21T15:10:00Z">
        <w:r w:rsidR="00337B24">
          <w:rPr>
            <w:noProof/>
          </w:rPr>
          <w:t xml:space="preserve">    </w:t>
        </w:r>
        <w:r w:rsidR="00337B24" w:rsidRPr="00337B24">
          <w:rPr>
            <w:noProof/>
          </w:rPr>
          <w:t xml:space="preserve"> </w:t>
        </w:r>
        <w:r w:rsidR="00337B24">
          <w:rPr>
            <w:noProof/>
          </w:rPr>
          <w:drawing>
            <wp:inline distT="0" distB="0" distL="0" distR="0" wp14:anchorId="54FCEC61" wp14:editId="06052B5F">
              <wp:extent cx="2324094" cy="1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7200" cy="1745530"/>
                      </a:xfrm>
                      <a:prstGeom prst="rect">
                        <a:avLst/>
                      </a:prstGeom>
                    </pic:spPr>
                  </pic:pic>
                </a:graphicData>
              </a:graphic>
            </wp:inline>
          </w:drawing>
        </w:r>
      </w:ins>
    </w:p>
    <w:p w:rsidR="00F64A71" w:rsidRPr="00337B24" w:rsidRDefault="00F64A71">
      <w:pPr>
        <w:pStyle w:val="a3"/>
        <w:ind w:left="360" w:firstLineChars="0" w:firstLine="0"/>
        <w:jc w:val="center"/>
        <w:rPr>
          <w:ins w:id="48" w:author="oiltiger" w:date="2014-05-15T16:39:00Z"/>
          <w:sz w:val="16"/>
          <w:lang w:val="en-CA"/>
          <w:rPrChange w:id="49" w:author="oiltiger" w:date="2014-05-21T15:12:00Z">
            <w:rPr>
              <w:ins w:id="50" w:author="oiltiger" w:date="2014-05-15T16:39:00Z"/>
              <w:lang w:val="en-CA"/>
            </w:rPr>
          </w:rPrChange>
        </w:rPr>
        <w:pPrChange w:id="51" w:author="oiltiger" w:date="2014-05-15T16:26:00Z">
          <w:pPr>
            <w:pStyle w:val="a3"/>
            <w:ind w:left="360" w:firstLineChars="0" w:firstLine="0"/>
          </w:pPr>
        </w:pPrChange>
      </w:pPr>
      <w:ins w:id="52" w:author="oiltiger" w:date="2014-05-15T16:40:00Z">
        <w:r w:rsidRPr="00337B24">
          <w:rPr>
            <w:sz w:val="16"/>
            <w:lang w:val="en-CA"/>
            <w:rPrChange w:id="53" w:author="oiltiger" w:date="2014-05-21T15:12:00Z">
              <w:rPr>
                <w:lang w:val="en-CA"/>
              </w:rPr>
            </w:rPrChange>
          </w:rPr>
          <w:t>Fig3. Front view of thumper</w:t>
        </w:r>
      </w:ins>
      <w:ins w:id="54" w:author="oiltiger" w:date="2014-05-21T15:10:00Z">
        <w:r w:rsidR="00337B24" w:rsidRPr="00337B24">
          <w:rPr>
            <w:sz w:val="16"/>
            <w:lang w:val="en-CA"/>
            <w:rPrChange w:id="55" w:author="oiltiger" w:date="2014-05-21T15:12:00Z">
              <w:rPr>
                <w:lang w:val="en-CA"/>
              </w:rPr>
            </w:rPrChange>
          </w:rPr>
          <w:t xml:space="preserve">       </w:t>
        </w:r>
      </w:ins>
      <w:ins w:id="56" w:author="oiltiger" w:date="2014-05-21T15:12:00Z">
        <w:r w:rsidR="00337B24">
          <w:rPr>
            <w:sz w:val="16"/>
            <w:lang w:val="en-CA"/>
          </w:rPr>
          <w:t xml:space="preserve">             </w:t>
        </w:r>
      </w:ins>
      <w:ins w:id="57" w:author="oiltiger" w:date="2014-05-21T15:11:00Z">
        <w:r w:rsidR="00337B24" w:rsidRPr="00337B24">
          <w:rPr>
            <w:sz w:val="16"/>
            <w:lang w:val="en-CA"/>
            <w:rPrChange w:id="58" w:author="oiltiger" w:date="2014-05-21T15:12:00Z">
              <w:rPr>
                <w:lang w:val="en-CA"/>
              </w:rPr>
            </w:rPrChange>
          </w:rPr>
          <w:t xml:space="preserve">            </w:t>
        </w:r>
      </w:ins>
      <w:ins w:id="59" w:author="oiltiger" w:date="2014-05-21T15:10:00Z">
        <w:r w:rsidR="00337B24" w:rsidRPr="00337B24">
          <w:rPr>
            <w:sz w:val="16"/>
            <w:lang w:val="en-CA"/>
            <w:rPrChange w:id="60" w:author="oiltiger" w:date="2014-05-21T15:12:00Z">
              <w:rPr>
                <w:lang w:val="en-CA"/>
              </w:rPr>
            </w:rPrChange>
          </w:rPr>
          <w:t xml:space="preserve"> </w:t>
        </w:r>
        <w:r w:rsidR="00337B24" w:rsidRPr="00337B24">
          <w:rPr>
            <w:sz w:val="16"/>
            <w:lang w:val="en-CA"/>
            <w:rPrChange w:id="61" w:author="oiltiger" w:date="2014-05-21T15:12:00Z">
              <w:rPr>
                <w:lang w:val="en-CA"/>
              </w:rPr>
            </w:rPrChange>
          </w:rPr>
          <w:t>Fig</w:t>
        </w:r>
        <w:r w:rsidR="00337B24" w:rsidRPr="00337B24">
          <w:rPr>
            <w:rFonts w:hint="eastAsia"/>
            <w:sz w:val="16"/>
            <w:lang w:val="en-CA"/>
            <w:rPrChange w:id="62" w:author="oiltiger" w:date="2014-05-21T15:12:00Z">
              <w:rPr>
                <w:rFonts w:hint="eastAsia"/>
                <w:lang w:val="en-CA"/>
              </w:rPr>
            </w:rPrChange>
          </w:rPr>
          <w:t>4</w:t>
        </w:r>
        <w:r w:rsidR="00337B24" w:rsidRPr="00337B24">
          <w:rPr>
            <w:sz w:val="16"/>
            <w:lang w:val="en-CA"/>
            <w:rPrChange w:id="63" w:author="oiltiger" w:date="2014-05-21T15:12:00Z">
              <w:rPr>
                <w:lang w:val="en-CA"/>
              </w:rPr>
            </w:rPrChange>
          </w:rPr>
          <w:t>. B</w:t>
        </w:r>
        <w:r w:rsidR="00337B24" w:rsidRPr="00337B24">
          <w:rPr>
            <w:rFonts w:hint="eastAsia"/>
            <w:sz w:val="16"/>
            <w:lang w:val="en-CA"/>
            <w:rPrChange w:id="64" w:author="oiltiger" w:date="2014-05-21T15:12:00Z">
              <w:rPr>
                <w:rFonts w:hint="eastAsia"/>
                <w:lang w:val="en-CA"/>
              </w:rPr>
            </w:rPrChange>
          </w:rPr>
          <w:t>ack</w:t>
        </w:r>
        <w:r w:rsidR="00337B24" w:rsidRPr="00337B24">
          <w:rPr>
            <w:sz w:val="16"/>
            <w:lang w:val="en-CA"/>
            <w:rPrChange w:id="65" w:author="oiltiger" w:date="2014-05-21T15:12:00Z">
              <w:rPr>
                <w:lang w:val="en-CA"/>
              </w:rPr>
            </w:rPrChange>
          </w:rPr>
          <w:t xml:space="preserve"> view of thumper</w:t>
        </w:r>
      </w:ins>
    </w:p>
    <w:p w:rsidR="00F64A71" w:rsidRDefault="00F64A71">
      <w:pPr>
        <w:pStyle w:val="a3"/>
        <w:ind w:left="360" w:firstLineChars="0" w:firstLine="0"/>
        <w:jc w:val="center"/>
        <w:rPr>
          <w:ins w:id="66" w:author="oiltiger" w:date="2014-05-21T15:10:00Z"/>
          <w:lang w:val="en-CA"/>
        </w:rPr>
        <w:pPrChange w:id="67" w:author="oiltiger" w:date="2014-05-15T16:26:00Z">
          <w:pPr>
            <w:pStyle w:val="a3"/>
            <w:ind w:left="360" w:firstLineChars="0" w:firstLine="0"/>
          </w:pPr>
        </w:pPrChange>
      </w:pPr>
    </w:p>
    <w:p w:rsidR="00337B24" w:rsidRDefault="00337B24">
      <w:pPr>
        <w:pStyle w:val="a3"/>
        <w:ind w:left="360" w:firstLineChars="0" w:firstLine="0"/>
        <w:jc w:val="center"/>
        <w:rPr>
          <w:ins w:id="68" w:author="oiltiger" w:date="2014-05-21T15:10:00Z"/>
          <w:lang w:val="en-CA"/>
        </w:rPr>
        <w:pPrChange w:id="69" w:author="oiltiger" w:date="2014-05-15T16:26:00Z">
          <w:pPr>
            <w:pStyle w:val="a3"/>
            <w:ind w:left="360" w:firstLineChars="0" w:firstLine="0"/>
          </w:pPr>
        </w:pPrChange>
      </w:pPr>
    </w:p>
    <w:p w:rsidR="00337B24" w:rsidRDefault="00337B24">
      <w:pPr>
        <w:pStyle w:val="a3"/>
        <w:ind w:left="360" w:firstLineChars="0" w:firstLine="0"/>
        <w:jc w:val="center"/>
        <w:rPr>
          <w:ins w:id="70" w:author="oiltiger" w:date="2014-05-21T15:10:00Z"/>
          <w:lang w:val="en-CA"/>
        </w:rPr>
        <w:pPrChange w:id="71" w:author="oiltiger" w:date="2014-05-15T16:26:00Z">
          <w:pPr>
            <w:pStyle w:val="a3"/>
            <w:ind w:left="360" w:firstLineChars="0" w:firstLine="0"/>
          </w:pPr>
        </w:pPrChange>
      </w:pPr>
    </w:p>
    <w:p w:rsidR="00337B24" w:rsidRDefault="00337B24">
      <w:pPr>
        <w:pStyle w:val="a3"/>
        <w:ind w:left="360" w:firstLineChars="0" w:firstLine="0"/>
        <w:jc w:val="center"/>
        <w:rPr>
          <w:ins w:id="72" w:author="oiltiger" w:date="2014-05-21T15:10:00Z"/>
          <w:lang w:val="en-CA"/>
        </w:rPr>
        <w:pPrChange w:id="73" w:author="oiltiger" w:date="2014-05-15T16:26:00Z">
          <w:pPr>
            <w:pStyle w:val="a3"/>
            <w:ind w:left="360" w:firstLineChars="0" w:firstLine="0"/>
          </w:pPr>
        </w:pPrChange>
      </w:pPr>
    </w:p>
    <w:p w:rsidR="00337B24" w:rsidRDefault="00337B24">
      <w:pPr>
        <w:pStyle w:val="a3"/>
        <w:ind w:left="360" w:firstLineChars="0" w:firstLine="0"/>
        <w:jc w:val="center"/>
        <w:rPr>
          <w:ins w:id="74" w:author="oiltiger" w:date="2014-05-21T15:10:00Z"/>
          <w:lang w:val="en-CA"/>
        </w:rPr>
        <w:pPrChange w:id="75" w:author="oiltiger" w:date="2014-05-15T16:26:00Z">
          <w:pPr>
            <w:pStyle w:val="a3"/>
            <w:ind w:left="360" w:firstLineChars="0" w:firstLine="0"/>
          </w:pPr>
        </w:pPrChange>
      </w:pPr>
    </w:p>
    <w:p w:rsidR="00F64A71" w:rsidRPr="00F64A71" w:rsidDel="00337B24" w:rsidRDefault="00F64A71">
      <w:pPr>
        <w:pStyle w:val="a3"/>
        <w:ind w:left="360" w:firstLineChars="0" w:firstLine="0"/>
        <w:jc w:val="center"/>
        <w:rPr>
          <w:del w:id="76" w:author="oiltiger" w:date="2014-05-21T15:10:00Z"/>
          <w:lang w:val="en-CA"/>
        </w:rPr>
        <w:pPrChange w:id="77" w:author="oiltiger" w:date="2014-05-15T16:40:00Z">
          <w:pPr>
            <w:pStyle w:val="a3"/>
            <w:ind w:left="360" w:firstLineChars="0" w:firstLine="0"/>
          </w:pPr>
        </w:pPrChange>
      </w:pPr>
    </w:p>
    <w:p w:rsidR="00C07C18" w:rsidRPr="00E134E8" w:rsidRDefault="00C07C18" w:rsidP="00C07C18">
      <w:pPr>
        <w:pStyle w:val="a3"/>
        <w:numPr>
          <w:ilvl w:val="0"/>
          <w:numId w:val="1"/>
        </w:numPr>
        <w:ind w:firstLineChars="0"/>
        <w:rPr>
          <w:b/>
          <w:sz w:val="28"/>
          <w:lang w:val="en-CA"/>
        </w:rPr>
      </w:pPr>
      <w:r w:rsidRPr="00E134E8">
        <w:rPr>
          <w:b/>
          <w:sz w:val="28"/>
          <w:lang w:val="en-CA"/>
        </w:rPr>
        <w:t>Installation:</w:t>
      </w:r>
    </w:p>
    <w:p w:rsidR="004C5BF2" w:rsidRPr="00E134E8" w:rsidRDefault="004C5BF2" w:rsidP="004C5BF2">
      <w:pPr>
        <w:pStyle w:val="a3"/>
        <w:ind w:left="360" w:firstLineChars="0" w:firstLine="0"/>
        <w:rPr>
          <w:u w:val="single"/>
          <w:lang w:val="en-CA"/>
        </w:rPr>
      </w:pPr>
      <w:r w:rsidRPr="00E134E8">
        <w:rPr>
          <w:u w:val="single"/>
          <w:lang w:val="en-CA"/>
        </w:rPr>
        <w:t>Step1:</w:t>
      </w:r>
    </w:p>
    <w:p w:rsidR="004C5BF2" w:rsidRDefault="004C5BF2" w:rsidP="004C5BF2">
      <w:pPr>
        <w:pStyle w:val="a3"/>
        <w:ind w:left="360" w:firstLineChars="0" w:firstLine="0"/>
        <w:rPr>
          <w:lang w:val="en-CA"/>
        </w:rPr>
      </w:pPr>
      <w:r>
        <w:rPr>
          <w:lang w:val="en-CA"/>
        </w:rPr>
        <w:t xml:space="preserve">You should have the </w:t>
      </w:r>
      <w:r w:rsidRPr="004C5BF2">
        <w:rPr>
          <w:lang w:val="en-CA"/>
        </w:rPr>
        <w:t>wild thumper 4WD</w:t>
      </w:r>
      <w:r>
        <w:rPr>
          <w:lang w:val="en-CA"/>
        </w:rPr>
        <w:t xml:space="preserve"> </w:t>
      </w:r>
      <w:commentRangeStart w:id="78"/>
      <w:r>
        <w:rPr>
          <w:lang w:val="en-CA"/>
        </w:rPr>
        <w:t>build complete</w:t>
      </w:r>
      <w:commentRangeEnd w:id="78"/>
      <w:r w:rsidR="005C044A">
        <w:rPr>
          <w:rStyle w:val="a8"/>
        </w:rPr>
        <w:commentReference w:id="78"/>
      </w:r>
      <w:r>
        <w:rPr>
          <w:lang w:val="en-CA"/>
        </w:rPr>
        <w:t xml:space="preserve">. This is the base of the robot. It shows as figure </w:t>
      </w:r>
      <w:del w:id="79" w:author="oiltiger" w:date="2014-05-21T15:13:00Z">
        <w:r w:rsidDel="00337B24">
          <w:rPr>
            <w:lang w:val="en-CA"/>
          </w:rPr>
          <w:delText>1</w:delText>
        </w:r>
      </w:del>
      <w:ins w:id="80" w:author="oiltiger" w:date="2014-05-21T15:13:00Z">
        <w:r w:rsidR="00337B24">
          <w:rPr>
            <w:lang w:val="en-CA"/>
          </w:rPr>
          <w:t>5</w:t>
        </w:r>
      </w:ins>
      <w:r>
        <w:rPr>
          <w:lang w:val="en-CA"/>
        </w:rPr>
        <w:t>.</w:t>
      </w:r>
    </w:p>
    <w:p w:rsidR="004C5BF2" w:rsidRDefault="006A1B6D" w:rsidP="00E65B51">
      <w:pPr>
        <w:pStyle w:val="a3"/>
        <w:ind w:left="360" w:firstLineChars="0" w:firstLine="0"/>
        <w:jc w:val="center"/>
        <w:rPr>
          <w:lang w:val="en-CA"/>
        </w:rPr>
      </w:pPr>
      <w:ins w:id="81" w:author="oiltiger" w:date="2014-05-21T12:34:00Z">
        <w:r>
          <w:rPr>
            <w:noProof/>
          </w:rPr>
          <w:drawing>
            <wp:inline distT="0" distB="0" distL="0" distR="0">
              <wp:extent cx="3206750" cy="2405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15">
                        <a:extLst>
                          <a:ext uri="{28A0092B-C50C-407E-A947-70E740481C1C}">
                            <a14:useLocalDpi xmlns:a14="http://schemas.microsoft.com/office/drawing/2010/main" val="0"/>
                          </a:ext>
                        </a:extLst>
                      </a:blip>
                      <a:stretch>
                        <a:fillRect/>
                      </a:stretch>
                    </pic:blipFill>
                    <pic:spPr>
                      <a:xfrm>
                        <a:off x="0" y="0"/>
                        <a:ext cx="3205330" cy="2404175"/>
                      </a:xfrm>
                      <a:prstGeom prst="rect">
                        <a:avLst/>
                      </a:prstGeom>
                    </pic:spPr>
                  </pic:pic>
                </a:graphicData>
              </a:graphic>
            </wp:inline>
          </w:drawing>
        </w:r>
      </w:ins>
    </w:p>
    <w:p w:rsidR="00E65B51" w:rsidRPr="005617BA" w:rsidRDefault="00E65B51" w:rsidP="00E65B51">
      <w:pPr>
        <w:pStyle w:val="a3"/>
        <w:ind w:left="360" w:firstLineChars="0" w:firstLine="0"/>
        <w:jc w:val="center"/>
        <w:rPr>
          <w:sz w:val="16"/>
          <w:lang w:val="en-CA"/>
        </w:rPr>
      </w:pPr>
      <w:proofErr w:type="gramStart"/>
      <w:r w:rsidRPr="005617BA">
        <w:rPr>
          <w:sz w:val="16"/>
          <w:lang w:val="en-CA"/>
        </w:rPr>
        <w:t xml:space="preserve">Fig </w:t>
      </w:r>
      <w:del w:id="82" w:author="oiltiger" w:date="2014-05-21T15:13:00Z">
        <w:r w:rsidRPr="005617BA" w:rsidDel="00337B24">
          <w:rPr>
            <w:sz w:val="16"/>
            <w:lang w:val="en-CA"/>
          </w:rPr>
          <w:delText>1</w:delText>
        </w:r>
      </w:del>
      <w:ins w:id="83" w:author="oiltiger" w:date="2014-05-21T15:13:00Z">
        <w:r w:rsidR="00337B24">
          <w:rPr>
            <w:sz w:val="16"/>
            <w:lang w:val="en-CA"/>
          </w:rPr>
          <w:t>5</w:t>
        </w:r>
      </w:ins>
      <w:r w:rsidRPr="005617BA">
        <w:rPr>
          <w:sz w:val="16"/>
          <w:lang w:val="en-CA"/>
        </w:rPr>
        <w:t>.</w:t>
      </w:r>
      <w:proofErr w:type="gramEnd"/>
      <w:r w:rsidRPr="005617BA">
        <w:rPr>
          <w:sz w:val="16"/>
          <w:lang w:val="en-CA"/>
        </w:rPr>
        <w:t xml:space="preserve"> </w:t>
      </w:r>
      <w:commentRangeStart w:id="84"/>
      <w:del w:id="85" w:author="oiltiger" w:date="2014-05-21T12:35:00Z">
        <w:r w:rsidRPr="005617BA" w:rsidDel="006A1B6D">
          <w:rPr>
            <w:sz w:val="16"/>
            <w:lang w:val="en-CA"/>
          </w:rPr>
          <w:delText xml:space="preserve">wild thumper </w:delText>
        </w:r>
        <w:commentRangeEnd w:id="84"/>
        <w:r w:rsidR="005C044A" w:rsidDel="006A1B6D">
          <w:rPr>
            <w:rStyle w:val="a8"/>
          </w:rPr>
          <w:commentReference w:id="84"/>
        </w:r>
        <w:r w:rsidRPr="005617BA" w:rsidDel="006A1B6D">
          <w:rPr>
            <w:sz w:val="16"/>
            <w:lang w:val="en-CA"/>
          </w:rPr>
          <w:delText>body without wire connection</w:delText>
        </w:r>
      </w:del>
      <w:proofErr w:type="gramStart"/>
      <w:ins w:id="86" w:author="oiltiger" w:date="2014-05-21T12:35:00Z">
        <w:r w:rsidR="006A1B6D">
          <w:rPr>
            <w:rFonts w:hint="eastAsia"/>
            <w:sz w:val="16"/>
            <w:lang w:val="en-CA"/>
          </w:rPr>
          <w:t>wires</w:t>
        </w:r>
        <w:proofErr w:type="gramEnd"/>
        <w:r w:rsidR="006A1B6D">
          <w:rPr>
            <w:sz w:val="16"/>
            <w:lang w:val="en-CA"/>
          </w:rPr>
          <w:t xml:space="preserve"> for thumper robot</w:t>
        </w:r>
      </w:ins>
    </w:p>
    <w:p w:rsidR="00C07C18" w:rsidRDefault="00C07C18" w:rsidP="001A3783">
      <w:pPr>
        <w:pStyle w:val="a3"/>
        <w:ind w:left="360" w:firstLineChars="0" w:firstLine="0"/>
        <w:rPr>
          <w:lang w:val="en-CA"/>
        </w:rPr>
      </w:pPr>
    </w:p>
    <w:p w:rsidR="001A3783" w:rsidRPr="00E134E8" w:rsidRDefault="00BE1FB9" w:rsidP="001A3783">
      <w:pPr>
        <w:pStyle w:val="a3"/>
        <w:ind w:left="360" w:firstLineChars="0" w:firstLine="0"/>
        <w:rPr>
          <w:u w:val="single"/>
          <w:lang w:val="en-CA"/>
        </w:rPr>
      </w:pPr>
      <w:r w:rsidRPr="00E134E8">
        <w:rPr>
          <w:u w:val="single"/>
          <w:lang w:val="en-CA"/>
        </w:rPr>
        <w:t>Step 2:</w:t>
      </w:r>
    </w:p>
    <w:p w:rsidR="00BE1FB9" w:rsidRPr="00E65B51" w:rsidRDefault="00BE1FB9" w:rsidP="001A3783">
      <w:pPr>
        <w:pStyle w:val="a3"/>
        <w:ind w:left="360" w:firstLineChars="0" w:firstLine="0"/>
        <w:rPr>
          <w:lang w:val="en-CA"/>
        </w:rPr>
      </w:pPr>
      <w:r>
        <w:rPr>
          <w:lang w:val="en-CA"/>
        </w:rPr>
        <w:t xml:space="preserve">Grouping the wires for left/right wheels and then link them to left/right wheel bus through connection docks. </w:t>
      </w:r>
    </w:p>
    <w:p w:rsidR="006A1B6D" w:rsidDel="00337B24" w:rsidRDefault="006A1B6D" w:rsidP="00BE1FB9">
      <w:pPr>
        <w:pStyle w:val="a3"/>
        <w:ind w:left="360" w:firstLineChars="0" w:firstLine="0"/>
        <w:jc w:val="center"/>
        <w:rPr>
          <w:del w:id="87" w:author="oiltiger" w:date="2014-05-21T12:36:00Z"/>
          <w:lang w:val="en-CA"/>
        </w:rPr>
      </w:pPr>
      <w:ins w:id="88" w:author="oiltiger" w:date="2014-05-21T12:36:00Z">
        <w:r>
          <w:rPr>
            <w:noProof/>
          </w:rPr>
          <w:drawing>
            <wp:inline distT="0" distB="0" distL="0" distR="0" wp14:anchorId="3228F3FC" wp14:editId="6824D985">
              <wp:extent cx="3022600" cy="22671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16">
                        <a:extLst>
                          <a:ext uri="{28A0092B-C50C-407E-A947-70E740481C1C}">
                            <a14:useLocalDpi xmlns:a14="http://schemas.microsoft.com/office/drawing/2010/main" val="0"/>
                          </a:ext>
                        </a:extLst>
                      </a:blip>
                      <a:stretch>
                        <a:fillRect/>
                      </a:stretch>
                    </pic:blipFill>
                    <pic:spPr>
                      <a:xfrm>
                        <a:off x="0" y="0"/>
                        <a:ext cx="3023436" cy="2267744"/>
                      </a:xfrm>
                      <a:prstGeom prst="rect">
                        <a:avLst/>
                      </a:prstGeom>
                    </pic:spPr>
                  </pic:pic>
                </a:graphicData>
              </a:graphic>
            </wp:inline>
          </w:drawing>
        </w:r>
      </w:ins>
    </w:p>
    <w:p w:rsidR="00337B24" w:rsidRPr="006A1B6D" w:rsidRDefault="00337B24" w:rsidP="006A1B6D">
      <w:pPr>
        <w:pStyle w:val="a3"/>
        <w:ind w:left="360" w:firstLineChars="0" w:firstLine="0"/>
        <w:jc w:val="center"/>
        <w:rPr>
          <w:ins w:id="89" w:author="oiltiger" w:date="2014-05-21T15:12:00Z"/>
          <w:lang w:val="en-CA"/>
        </w:rPr>
      </w:pPr>
    </w:p>
    <w:p w:rsidR="001A3783" w:rsidRDefault="00BE1FB9" w:rsidP="00BE1FB9">
      <w:pPr>
        <w:pStyle w:val="a3"/>
        <w:ind w:left="360" w:firstLineChars="0" w:firstLine="0"/>
        <w:jc w:val="center"/>
        <w:rPr>
          <w:sz w:val="16"/>
          <w:lang w:val="en-CA"/>
        </w:rPr>
      </w:pPr>
      <w:proofErr w:type="gramStart"/>
      <w:r w:rsidRPr="005617BA">
        <w:rPr>
          <w:sz w:val="16"/>
          <w:lang w:val="en-CA"/>
        </w:rPr>
        <w:t xml:space="preserve">Fig </w:t>
      </w:r>
      <w:del w:id="90" w:author="oiltiger" w:date="2014-05-21T15:14:00Z">
        <w:r w:rsidRPr="005617BA" w:rsidDel="00337B24">
          <w:rPr>
            <w:sz w:val="16"/>
            <w:lang w:val="en-CA"/>
          </w:rPr>
          <w:delText>2</w:delText>
        </w:r>
      </w:del>
      <w:ins w:id="91" w:author="oiltiger" w:date="2014-05-21T15:14:00Z">
        <w:r w:rsidR="00337B24">
          <w:rPr>
            <w:sz w:val="16"/>
            <w:lang w:val="en-CA"/>
          </w:rPr>
          <w:t>6</w:t>
        </w:r>
      </w:ins>
      <w:commentRangeStart w:id="92"/>
      <w:r w:rsidRPr="005617BA">
        <w:rPr>
          <w:sz w:val="16"/>
          <w:lang w:val="en-CA"/>
        </w:rPr>
        <w:t>.</w:t>
      </w:r>
      <w:proofErr w:type="gramEnd"/>
      <w:r w:rsidRPr="005617BA">
        <w:rPr>
          <w:sz w:val="16"/>
          <w:lang w:val="en-CA"/>
        </w:rPr>
        <w:t xml:space="preserve"> Wire </w:t>
      </w:r>
      <w:commentRangeEnd w:id="92"/>
      <w:r w:rsidR="005C044A">
        <w:rPr>
          <w:rStyle w:val="a8"/>
        </w:rPr>
        <w:commentReference w:id="92"/>
      </w:r>
      <w:r w:rsidRPr="005617BA">
        <w:rPr>
          <w:sz w:val="16"/>
          <w:lang w:val="en-CA"/>
        </w:rPr>
        <w:t>connection for left/right wheels</w:t>
      </w:r>
    </w:p>
    <w:p w:rsidR="005617BA" w:rsidRPr="005617BA" w:rsidRDefault="005617BA" w:rsidP="00BE1FB9">
      <w:pPr>
        <w:pStyle w:val="a3"/>
        <w:ind w:left="360" w:firstLineChars="0" w:firstLine="0"/>
        <w:jc w:val="center"/>
        <w:rPr>
          <w:sz w:val="16"/>
          <w:lang w:val="en-CA"/>
        </w:rPr>
      </w:pPr>
    </w:p>
    <w:p w:rsidR="001A3783" w:rsidRDefault="00D26BAE" w:rsidP="001A3783">
      <w:pPr>
        <w:pStyle w:val="a3"/>
        <w:ind w:left="360" w:firstLineChars="0" w:firstLine="0"/>
        <w:rPr>
          <w:ins w:id="93" w:author="oiltiger" w:date="2014-05-21T15:14:00Z"/>
          <w:lang w:val="en-CA"/>
        </w:rPr>
      </w:pPr>
      <w:commentRangeStart w:id="94"/>
      <w:r>
        <w:rPr>
          <w:lang w:val="en-CA"/>
        </w:rPr>
        <w:t xml:space="preserve">Group up </w:t>
      </w:r>
      <w:commentRangeEnd w:id="94"/>
      <w:r w:rsidR="003E3CA6">
        <w:rPr>
          <w:rStyle w:val="a8"/>
        </w:rPr>
        <w:commentReference w:id="94"/>
      </w:r>
      <w:r>
        <w:rPr>
          <w:lang w:val="en-CA"/>
        </w:rPr>
        <w:t xml:space="preserve">the positive and negative wires for left/right wheels and put into connection dock. Use </w:t>
      </w:r>
      <w:r w:rsidRPr="00D26BAE">
        <w:rPr>
          <w:lang w:val="en-CA"/>
        </w:rPr>
        <w:t>screwdriver</w:t>
      </w:r>
      <w:r>
        <w:rPr>
          <w:lang w:val="en-CA"/>
        </w:rPr>
        <w:t xml:space="preserve"> to stable the wire groups.</w:t>
      </w:r>
    </w:p>
    <w:p w:rsidR="00337B24" w:rsidRPr="00BE1FB9" w:rsidRDefault="00337B24" w:rsidP="001A3783">
      <w:pPr>
        <w:pStyle w:val="a3"/>
        <w:ind w:left="360" w:firstLineChars="0" w:firstLine="0"/>
        <w:rPr>
          <w:lang w:val="en-CA"/>
        </w:rPr>
      </w:pPr>
    </w:p>
    <w:p w:rsidR="001A3783" w:rsidRPr="00E134E8" w:rsidRDefault="009F4864" w:rsidP="001A3783">
      <w:pPr>
        <w:pStyle w:val="a3"/>
        <w:ind w:left="360" w:firstLineChars="0" w:firstLine="0"/>
        <w:rPr>
          <w:u w:val="single"/>
          <w:lang w:val="en-CA"/>
        </w:rPr>
      </w:pPr>
      <w:r w:rsidRPr="00E134E8">
        <w:rPr>
          <w:u w:val="single"/>
          <w:lang w:val="en-CA"/>
        </w:rPr>
        <w:t>Step 3:</w:t>
      </w:r>
    </w:p>
    <w:p w:rsidR="00027F0C" w:rsidRDefault="009F4864" w:rsidP="001A3783">
      <w:pPr>
        <w:pStyle w:val="a3"/>
        <w:ind w:left="360" w:firstLineChars="0" w:firstLine="0"/>
        <w:rPr>
          <w:ins w:id="95" w:author="oiltiger" w:date="2014-05-21T16:22:00Z"/>
          <w:lang w:val="en-CA"/>
        </w:rPr>
      </w:pPr>
      <w:r>
        <w:rPr>
          <w:lang w:val="en-CA"/>
        </w:rPr>
        <w:t xml:space="preserve">Place the </w:t>
      </w:r>
      <w:proofErr w:type="spellStart"/>
      <w:r>
        <w:rPr>
          <w:lang w:val="en-CA"/>
        </w:rPr>
        <w:t>usb</w:t>
      </w:r>
      <w:proofErr w:type="spellEnd"/>
      <w:r>
        <w:rPr>
          <w:lang w:val="en-CA"/>
        </w:rPr>
        <w:t xml:space="preserve"> hub at the front of the frame.</w:t>
      </w:r>
      <w:ins w:id="96" w:author="oiltiger" w:date="2014-05-21T12:38:00Z">
        <w:r w:rsidR="006A1B6D">
          <w:rPr>
            <w:lang w:val="en-CA"/>
          </w:rPr>
          <w:t xml:space="preserve"> </w:t>
        </w:r>
      </w:ins>
    </w:p>
    <w:p w:rsidR="009F4864" w:rsidRDefault="006A1B6D" w:rsidP="001A3783">
      <w:pPr>
        <w:pStyle w:val="a3"/>
        <w:ind w:left="360" w:firstLineChars="0" w:firstLine="0"/>
        <w:rPr>
          <w:ins w:id="97" w:author="oiltiger" w:date="2014-05-21T12:38:00Z"/>
          <w:lang w:val="en-CA"/>
        </w:rPr>
      </w:pPr>
      <w:bookmarkStart w:id="98" w:name="_GoBack"/>
      <w:bookmarkEnd w:id="98"/>
      <w:ins w:id="99" w:author="oiltiger" w:date="2014-05-21T12:38:00Z">
        <w:r>
          <w:rPr>
            <w:lang w:val="en-CA"/>
          </w:rPr>
          <w:t xml:space="preserve">In fig </w:t>
        </w:r>
      </w:ins>
      <w:ins w:id="100" w:author="oiltiger" w:date="2014-05-21T15:14:00Z">
        <w:r w:rsidR="00337B24">
          <w:rPr>
            <w:lang w:val="en-CA"/>
          </w:rPr>
          <w:t>7</w:t>
        </w:r>
      </w:ins>
      <w:ins w:id="101" w:author="oiltiger" w:date="2014-05-21T12:38:00Z">
        <w:r>
          <w:rPr>
            <w:lang w:val="en-CA"/>
          </w:rPr>
          <w:t xml:space="preserve"> it shows the </w:t>
        </w:r>
        <w:proofErr w:type="spellStart"/>
        <w:r>
          <w:rPr>
            <w:lang w:val="en-CA"/>
          </w:rPr>
          <w:t>usb</w:t>
        </w:r>
        <w:proofErr w:type="spellEnd"/>
        <w:r>
          <w:rPr>
            <w:lang w:val="en-CA"/>
          </w:rPr>
          <w:t xml:space="preserve"> hub.</w:t>
        </w:r>
      </w:ins>
    </w:p>
    <w:p w:rsidR="006A1B6D" w:rsidRDefault="006A1B6D" w:rsidP="006A1B6D">
      <w:pPr>
        <w:pStyle w:val="a3"/>
        <w:ind w:left="360" w:firstLineChars="0" w:firstLine="0"/>
        <w:jc w:val="center"/>
        <w:rPr>
          <w:ins w:id="102" w:author="oiltiger" w:date="2014-05-21T12:39:00Z"/>
          <w:lang w:val="en-CA"/>
        </w:rPr>
        <w:pPrChange w:id="103" w:author="oiltiger" w:date="2014-05-21T12:38:00Z">
          <w:pPr>
            <w:pStyle w:val="a3"/>
            <w:ind w:left="360" w:firstLineChars="0" w:firstLine="0"/>
          </w:pPr>
        </w:pPrChange>
      </w:pPr>
      <w:ins w:id="104" w:author="oiltiger" w:date="2014-05-21T12:39:00Z">
        <w:r>
          <w:rPr>
            <w:noProof/>
          </w:rPr>
          <w:lastRenderedPageBreak/>
          <w:drawing>
            <wp:inline distT="0" distB="0" distL="0" distR="0">
              <wp:extent cx="3013912" cy="2260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 usbhub.jpg"/>
                      <pic:cNvPicPr/>
                    </pic:nvPicPr>
                    <pic:blipFill>
                      <a:blip r:embed="rId17">
                        <a:extLst>
                          <a:ext uri="{28A0092B-C50C-407E-A947-70E740481C1C}">
                            <a14:useLocalDpi xmlns:a14="http://schemas.microsoft.com/office/drawing/2010/main" val="0"/>
                          </a:ext>
                        </a:extLst>
                      </a:blip>
                      <a:stretch>
                        <a:fillRect/>
                      </a:stretch>
                    </pic:blipFill>
                    <pic:spPr>
                      <a:xfrm>
                        <a:off x="0" y="0"/>
                        <a:ext cx="3010883" cy="2258328"/>
                      </a:xfrm>
                      <a:prstGeom prst="rect">
                        <a:avLst/>
                      </a:prstGeom>
                    </pic:spPr>
                  </pic:pic>
                </a:graphicData>
              </a:graphic>
            </wp:inline>
          </w:drawing>
        </w:r>
      </w:ins>
    </w:p>
    <w:p w:rsidR="006A1B6D" w:rsidRDefault="006A1B6D" w:rsidP="006A1B6D">
      <w:pPr>
        <w:pStyle w:val="a3"/>
        <w:ind w:left="360" w:firstLineChars="0" w:firstLine="0"/>
        <w:jc w:val="center"/>
        <w:rPr>
          <w:ins w:id="105" w:author="oiltiger" w:date="2014-05-21T15:14:00Z"/>
          <w:sz w:val="16"/>
          <w:lang w:val="en-CA"/>
        </w:rPr>
        <w:pPrChange w:id="106" w:author="oiltiger" w:date="2014-05-21T12:38:00Z">
          <w:pPr>
            <w:pStyle w:val="a3"/>
            <w:ind w:left="360" w:firstLineChars="0" w:firstLine="0"/>
          </w:pPr>
        </w:pPrChange>
      </w:pPr>
      <w:proofErr w:type="gramStart"/>
      <w:ins w:id="107" w:author="oiltiger" w:date="2014-05-21T12:39:00Z">
        <w:r w:rsidRPr="00337B24">
          <w:rPr>
            <w:sz w:val="16"/>
            <w:lang w:val="en-CA"/>
            <w:rPrChange w:id="108" w:author="oiltiger" w:date="2014-05-21T15:14:00Z">
              <w:rPr>
                <w:lang w:val="en-CA"/>
              </w:rPr>
            </w:rPrChange>
          </w:rPr>
          <w:t xml:space="preserve">Fig </w:t>
        </w:r>
      </w:ins>
      <w:ins w:id="109" w:author="oiltiger" w:date="2014-05-21T15:14:00Z">
        <w:r w:rsidR="00337B24">
          <w:rPr>
            <w:sz w:val="16"/>
            <w:lang w:val="en-CA"/>
          </w:rPr>
          <w:t>7</w:t>
        </w:r>
      </w:ins>
      <w:ins w:id="110" w:author="oiltiger" w:date="2014-05-21T12:39:00Z">
        <w:r w:rsidRPr="00337B24">
          <w:rPr>
            <w:sz w:val="16"/>
            <w:lang w:val="en-CA"/>
            <w:rPrChange w:id="111" w:author="oiltiger" w:date="2014-05-21T15:14:00Z">
              <w:rPr>
                <w:lang w:val="en-CA"/>
              </w:rPr>
            </w:rPrChange>
          </w:rPr>
          <w:t>.</w:t>
        </w:r>
        <w:proofErr w:type="gramEnd"/>
        <w:r w:rsidRPr="00337B24">
          <w:rPr>
            <w:sz w:val="16"/>
            <w:lang w:val="en-CA"/>
            <w:rPrChange w:id="112" w:author="oiltiger" w:date="2014-05-21T15:14:00Z">
              <w:rPr>
                <w:lang w:val="en-CA"/>
              </w:rPr>
            </w:rPrChange>
          </w:rPr>
          <w:t xml:space="preserve"> </w:t>
        </w:r>
        <w:proofErr w:type="spellStart"/>
        <w:proofErr w:type="gramStart"/>
        <w:r w:rsidRPr="00337B24">
          <w:rPr>
            <w:sz w:val="16"/>
            <w:lang w:val="en-CA"/>
            <w:rPrChange w:id="113" w:author="oiltiger" w:date="2014-05-21T15:14:00Z">
              <w:rPr>
                <w:lang w:val="en-CA"/>
              </w:rPr>
            </w:rPrChange>
          </w:rPr>
          <w:t>usb</w:t>
        </w:r>
        <w:proofErr w:type="spellEnd"/>
        <w:proofErr w:type="gramEnd"/>
        <w:r w:rsidRPr="00337B24">
          <w:rPr>
            <w:sz w:val="16"/>
            <w:lang w:val="en-CA"/>
            <w:rPrChange w:id="114" w:author="oiltiger" w:date="2014-05-21T15:14:00Z">
              <w:rPr>
                <w:lang w:val="en-CA"/>
              </w:rPr>
            </w:rPrChange>
          </w:rPr>
          <w:t xml:space="preserve"> hub</w:t>
        </w:r>
      </w:ins>
      <w:ins w:id="115" w:author="oiltiger" w:date="2014-05-21T12:40:00Z">
        <w:r w:rsidRPr="00337B24">
          <w:rPr>
            <w:sz w:val="16"/>
            <w:lang w:val="en-CA"/>
            <w:rPrChange w:id="116" w:author="oiltiger" w:date="2014-05-21T15:14:00Z">
              <w:rPr>
                <w:lang w:val="en-CA"/>
              </w:rPr>
            </w:rPrChange>
          </w:rPr>
          <w:t xml:space="preserve"> for thumper</w:t>
        </w:r>
      </w:ins>
    </w:p>
    <w:p w:rsidR="00337B24" w:rsidRPr="00337B24" w:rsidRDefault="00337B24" w:rsidP="006A1B6D">
      <w:pPr>
        <w:pStyle w:val="a3"/>
        <w:ind w:left="360" w:firstLineChars="0" w:firstLine="0"/>
        <w:jc w:val="center"/>
        <w:rPr>
          <w:ins w:id="117" w:author="oiltiger" w:date="2014-05-21T12:40:00Z"/>
          <w:sz w:val="16"/>
          <w:lang w:val="en-CA"/>
          <w:rPrChange w:id="118" w:author="oiltiger" w:date="2014-05-21T15:14:00Z">
            <w:rPr>
              <w:ins w:id="119" w:author="oiltiger" w:date="2014-05-21T12:40:00Z"/>
              <w:lang w:val="en-CA"/>
            </w:rPr>
          </w:rPrChange>
        </w:rPr>
        <w:pPrChange w:id="120" w:author="oiltiger" w:date="2014-05-21T12:38:00Z">
          <w:pPr>
            <w:pStyle w:val="a3"/>
            <w:ind w:left="360" w:firstLineChars="0" w:firstLine="0"/>
          </w:pPr>
        </w:pPrChange>
      </w:pPr>
    </w:p>
    <w:p w:rsidR="006A1B6D" w:rsidRDefault="006A1B6D" w:rsidP="006A1B6D">
      <w:pPr>
        <w:pStyle w:val="a3"/>
        <w:ind w:left="360" w:firstLineChars="0" w:firstLine="0"/>
        <w:rPr>
          <w:ins w:id="121" w:author="oiltiger" w:date="2014-05-21T12:48:00Z"/>
          <w:lang w:val="en-CA"/>
        </w:rPr>
      </w:pPr>
      <w:ins w:id="122" w:author="oiltiger" w:date="2014-05-21T12:40:00Z">
        <w:r>
          <w:rPr>
            <w:lang w:val="en-CA"/>
          </w:rPr>
          <w:t xml:space="preserve">In fig </w:t>
        </w:r>
      </w:ins>
      <w:ins w:id="123" w:author="oiltiger" w:date="2014-05-21T15:14:00Z">
        <w:r w:rsidR="00337B24">
          <w:rPr>
            <w:lang w:val="en-CA"/>
          </w:rPr>
          <w:t>7</w:t>
        </w:r>
      </w:ins>
      <w:ins w:id="124" w:author="oiltiger" w:date="2014-05-21T12:40:00Z">
        <w:r>
          <w:rPr>
            <w:lang w:val="en-CA"/>
          </w:rPr>
          <w:t xml:space="preserve">, wire A is the power source </w:t>
        </w:r>
      </w:ins>
      <w:ins w:id="125" w:author="oiltiger" w:date="2014-05-21T12:48:00Z">
        <w:r w:rsidR="007C08B2">
          <w:rPr>
            <w:lang w:val="en-CA"/>
          </w:rPr>
          <w:t>(5V)</w:t>
        </w:r>
      </w:ins>
      <w:ins w:id="126" w:author="oiltiger" w:date="2014-05-21T12:49:00Z">
        <w:r w:rsidR="007C08B2">
          <w:rPr>
            <w:lang w:val="en-CA"/>
          </w:rPr>
          <w:t xml:space="preserve"> </w:t>
        </w:r>
      </w:ins>
      <w:ins w:id="127" w:author="oiltiger" w:date="2014-05-21T12:40:00Z">
        <w:r>
          <w:rPr>
            <w:lang w:val="en-CA"/>
          </w:rPr>
          <w:t xml:space="preserve">which is given by </w:t>
        </w:r>
        <w:proofErr w:type="spellStart"/>
        <w:r>
          <w:rPr>
            <w:lang w:val="en-CA"/>
          </w:rPr>
          <w:t>T’rex</w:t>
        </w:r>
        <w:proofErr w:type="spellEnd"/>
        <w:r>
          <w:rPr>
            <w:lang w:val="en-CA"/>
          </w:rPr>
          <w:t xml:space="preserve"> motor controller. </w:t>
        </w:r>
      </w:ins>
      <w:ins w:id="128" w:author="oiltiger" w:date="2014-05-21T12:41:00Z">
        <w:r>
          <w:rPr>
            <w:lang w:val="en-CA"/>
          </w:rPr>
          <w:t>Cable B is used to link to Raspberry Pi.</w:t>
        </w:r>
      </w:ins>
      <w:ins w:id="129" w:author="oiltiger" w:date="2014-05-21T12:42:00Z">
        <w:r w:rsidR="007C08B2">
          <w:rPr>
            <w:lang w:val="en-CA"/>
          </w:rPr>
          <w:t xml:space="preserve"> There are totally 4 ports for this </w:t>
        </w:r>
        <w:proofErr w:type="spellStart"/>
        <w:r w:rsidR="007C08B2">
          <w:rPr>
            <w:lang w:val="en-CA"/>
          </w:rPr>
          <w:t>usb</w:t>
        </w:r>
        <w:proofErr w:type="spellEnd"/>
        <w:r w:rsidR="007C08B2">
          <w:rPr>
            <w:lang w:val="en-CA"/>
          </w:rPr>
          <w:t xml:space="preserve"> hub</w:t>
        </w:r>
      </w:ins>
      <w:ins w:id="130" w:author="oiltiger" w:date="2014-05-21T12:49:00Z">
        <w:r w:rsidR="007C08B2">
          <w:rPr>
            <w:lang w:val="en-CA"/>
          </w:rPr>
          <w:t>.</w:t>
        </w:r>
      </w:ins>
      <w:ins w:id="131" w:author="oiltiger" w:date="2014-05-21T12:42:00Z">
        <w:r w:rsidR="007C08B2">
          <w:rPr>
            <w:lang w:val="en-CA"/>
          </w:rPr>
          <w:t xml:space="preserve"> </w:t>
        </w:r>
      </w:ins>
      <w:ins w:id="132" w:author="oiltiger" w:date="2014-05-21T12:49:00Z">
        <w:r w:rsidR="007C08B2">
          <w:rPr>
            <w:lang w:val="en-CA"/>
          </w:rPr>
          <w:t>A</w:t>
        </w:r>
      </w:ins>
      <w:ins w:id="133" w:author="oiltiger" w:date="2014-05-21T12:42:00Z">
        <w:r w:rsidR="007C08B2">
          <w:rPr>
            <w:lang w:val="en-CA"/>
          </w:rPr>
          <w:t xml:space="preserve">ll of them will be used. </w:t>
        </w:r>
      </w:ins>
      <w:ins w:id="134" w:author="oiltiger" w:date="2014-05-21T12:47:00Z">
        <w:r w:rsidR="007C08B2">
          <w:rPr>
            <w:lang w:val="en-CA"/>
          </w:rPr>
          <w:t xml:space="preserve">Because there is no other way to fix the </w:t>
        </w:r>
        <w:proofErr w:type="spellStart"/>
        <w:r w:rsidR="007C08B2">
          <w:rPr>
            <w:lang w:val="en-CA"/>
          </w:rPr>
          <w:t>usb</w:t>
        </w:r>
        <w:proofErr w:type="spellEnd"/>
        <w:r w:rsidR="007C08B2">
          <w:rPr>
            <w:lang w:val="en-CA"/>
          </w:rPr>
          <w:t xml:space="preserve"> hub on the flat frame surface, the easy way to solve the problem is glue the hub to the surface. </w:t>
        </w:r>
      </w:ins>
    </w:p>
    <w:p w:rsidR="007C08B2" w:rsidRDefault="007C08B2" w:rsidP="007C08B2">
      <w:pPr>
        <w:pStyle w:val="a3"/>
        <w:ind w:left="360" w:firstLineChars="0" w:firstLine="0"/>
        <w:jc w:val="center"/>
        <w:rPr>
          <w:lang w:val="en-CA"/>
        </w:rPr>
      </w:pPr>
      <w:r>
        <w:rPr>
          <w:noProof/>
        </w:rPr>
        <w:drawing>
          <wp:inline distT="0" distB="0" distL="0" distR="0" wp14:anchorId="36197EE4" wp14:editId="0B25B52B">
            <wp:extent cx="3013911" cy="2260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861" cy="2259062"/>
                    </a:xfrm>
                    <a:prstGeom prst="rect">
                      <a:avLst/>
                    </a:prstGeom>
                  </pic:spPr>
                </pic:pic>
              </a:graphicData>
            </a:graphic>
          </wp:inline>
        </w:drawing>
      </w:r>
    </w:p>
    <w:p w:rsidR="007C08B2" w:rsidRDefault="007C08B2" w:rsidP="007C08B2">
      <w:pPr>
        <w:pStyle w:val="a3"/>
        <w:ind w:left="360" w:firstLineChars="0" w:firstLine="0"/>
        <w:jc w:val="center"/>
        <w:rPr>
          <w:ins w:id="135" w:author="oiltiger" w:date="2014-05-21T12:51:00Z"/>
          <w:sz w:val="16"/>
          <w:lang w:val="en-CA"/>
        </w:rPr>
      </w:pPr>
      <w:proofErr w:type="gramStart"/>
      <w:r w:rsidRPr="005617BA">
        <w:rPr>
          <w:sz w:val="16"/>
          <w:lang w:val="en-CA"/>
        </w:rPr>
        <w:t xml:space="preserve">Fig </w:t>
      </w:r>
      <w:del w:id="136" w:author="oiltiger" w:date="2014-05-21T15:15:00Z">
        <w:r w:rsidRPr="005617BA" w:rsidDel="00337B24">
          <w:rPr>
            <w:sz w:val="16"/>
            <w:lang w:val="en-CA"/>
          </w:rPr>
          <w:delText>3</w:delText>
        </w:r>
      </w:del>
      <w:ins w:id="137" w:author="oiltiger" w:date="2014-05-21T15:15:00Z">
        <w:r w:rsidR="00337B24">
          <w:rPr>
            <w:sz w:val="16"/>
            <w:lang w:val="en-CA"/>
          </w:rPr>
          <w:t>8</w:t>
        </w:r>
      </w:ins>
      <w:r w:rsidRPr="005617BA">
        <w:rPr>
          <w:sz w:val="16"/>
          <w:lang w:val="en-CA"/>
        </w:rPr>
        <w:t>.</w:t>
      </w:r>
      <w:proofErr w:type="gramEnd"/>
      <w:r w:rsidRPr="005617BA">
        <w:rPr>
          <w:sz w:val="16"/>
          <w:lang w:val="en-CA"/>
        </w:rPr>
        <w:t xml:space="preserve"> Placing the </w:t>
      </w:r>
      <w:proofErr w:type="spellStart"/>
      <w:r w:rsidRPr="005617BA">
        <w:rPr>
          <w:sz w:val="16"/>
          <w:lang w:val="en-CA"/>
        </w:rPr>
        <w:t>usb</w:t>
      </w:r>
      <w:proofErr w:type="spellEnd"/>
      <w:r w:rsidRPr="005617BA">
        <w:rPr>
          <w:sz w:val="16"/>
          <w:lang w:val="en-CA"/>
        </w:rPr>
        <w:t xml:space="preserve"> hub at the front of frame</w:t>
      </w:r>
    </w:p>
    <w:p w:rsidR="007C08B2" w:rsidRPr="005617BA" w:rsidRDefault="007C08B2" w:rsidP="007C08B2">
      <w:pPr>
        <w:pStyle w:val="a3"/>
        <w:ind w:left="360" w:firstLineChars="0" w:firstLine="0"/>
        <w:jc w:val="center"/>
        <w:rPr>
          <w:sz w:val="16"/>
          <w:lang w:val="en-CA"/>
        </w:rPr>
      </w:pPr>
    </w:p>
    <w:p w:rsidR="007C08B2" w:rsidRDefault="007C08B2" w:rsidP="007C08B2">
      <w:pPr>
        <w:pStyle w:val="a3"/>
        <w:ind w:left="360" w:firstLineChars="0" w:firstLine="0"/>
        <w:jc w:val="center"/>
        <w:rPr>
          <w:ins w:id="138" w:author="oiltiger" w:date="2014-05-21T12:50:00Z"/>
          <w:lang w:val="en-CA"/>
        </w:rPr>
        <w:pPrChange w:id="139" w:author="oiltiger" w:date="2014-05-21T12:48:00Z">
          <w:pPr>
            <w:pStyle w:val="a3"/>
            <w:ind w:left="360" w:firstLineChars="0" w:firstLine="0"/>
          </w:pPr>
        </w:pPrChange>
      </w:pPr>
      <w:ins w:id="140" w:author="oiltiger" w:date="2014-05-21T12:49:00Z">
        <w:r>
          <w:rPr>
            <w:noProof/>
          </w:rPr>
          <w:drawing>
            <wp:inline distT="0" distB="0" distL="0" distR="0" wp14:anchorId="40A3D8E9" wp14:editId="68C53583">
              <wp:extent cx="2889250" cy="21670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 front view.jpg"/>
                      <pic:cNvPicPr/>
                    </pic:nvPicPr>
                    <pic:blipFill>
                      <a:blip r:embed="rId19">
                        <a:extLst>
                          <a:ext uri="{28A0092B-C50C-407E-A947-70E740481C1C}">
                            <a14:useLocalDpi xmlns:a14="http://schemas.microsoft.com/office/drawing/2010/main" val="0"/>
                          </a:ext>
                        </a:extLst>
                      </a:blip>
                      <a:stretch>
                        <a:fillRect/>
                      </a:stretch>
                    </pic:blipFill>
                    <pic:spPr>
                      <a:xfrm>
                        <a:off x="0" y="0"/>
                        <a:ext cx="2888122" cy="2166252"/>
                      </a:xfrm>
                      <a:prstGeom prst="rect">
                        <a:avLst/>
                      </a:prstGeom>
                    </pic:spPr>
                  </pic:pic>
                </a:graphicData>
              </a:graphic>
            </wp:inline>
          </w:drawing>
        </w:r>
      </w:ins>
    </w:p>
    <w:p w:rsidR="007C08B2" w:rsidRPr="00337B24" w:rsidRDefault="007C08B2" w:rsidP="007C08B2">
      <w:pPr>
        <w:pStyle w:val="a3"/>
        <w:ind w:left="360" w:firstLineChars="0" w:firstLine="0"/>
        <w:jc w:val="center"/>
        <w:rPr>
          <w:ins w:id="141" w:author="oiltiger" w:date="2014-05-21T12:46:00Z"/>
          <w:sz w:val="16"/>
          <w:lang w:val="en-CA"/>
          <w:rPrChange w:id="142" w:author="oiltiger" w:date="2014-05-21T15:15:00Z">
            <w:rPr>
              <w:ins w:id="143" w:author="oiltiger" w:date="2014-05-21T12:46:00Z"/>
              <w:lang w:val="en-CA"/>
            </w:rPr>
          </w:rPrChange>
        </w:rPr>
        <w:pPrChange w:id="144" w:author="oiltiger" w:date="2014-05-21T12:48:00Z">
          <w:pPr>
            <w:pStyle w:val="a3"/>
            <w:ind w:left="360" w:firstLineChars="0" w:firstLine="0"/>
          </w:pPr>
        </w:pPrChange>
      </w:pPr>
      <w:proofErr w:type="gramStart"/>
      <w:ins w:id="145" w:author="oiltiger" w:date="2014-05-21T12:50:00Z">
        <w:r w:rsidRPr="00337B24">
          <w:rPr>
            <w:sz w:val="16"/>
            <w:lang w:val="en-CA"/>
            <w:rPrChange w:id="146" w:author="oiltiger" w:date="2014-05-21T15:15:00Z">
              <w:rPr>
                <w:lang w:val="en-CA"/>
              </w:rPr>
            </w:rPrChange>
          </w:rPr>
          <w:t xml:space="preserve">Fig </w:t>
        </w:r>
      </w:ins>
      <w:ins w:id="147" w:author="oiltiger" w:date="2014-05-21T15:15:00Z">
        <w:r w:rsidR="00337B24">
          <w:rPr>
            <w:sz w:val="16"/>
            <w:lang w:val="en-CA"/>
          </w:rPr>
          <w:t>9</w:t>
        </w:r>
      </w:ins>
      <w:ins w:id="148" w:author="oiltiger" w:date="2014-05-21T12:50:00Z">
        <w:r w:rsidRPr="00337B24">
          <w:rPr>
            <w:sz w:val="16"/>
            <w:lang w:val="en-CA"/>
            <w:rPrChange w:id="149" w:author="oiltiger" w:date="2014-05-21T15:15:00Z">
              <w:rPr>
                <w:lang w:val="en-CA"/>
              </w:rPr>
            </w:rPrChange>
          </w:rPr>
          <w:t>.</w:t>
        </w:r>
        <w:proofErr w:type="gramEnd"/>
        <w:r w:rsidRPr="00337B24">
          <w:rPr>
            <w:sz w:val="16"/>
            <w:lang w:val="en-CA"/>
            <w:rPrChange w:id="150" w:author="oiltiger" w:date="2014-05-21T15:15:00Z">
              <w:rPr>
                <w:lang w:val="en-CA"/>
              </w:rPr>
            </w:rPrChange>
          </w:rPr>
          <w:t xml:space="preserve"> </w:t>
        </w:r>
        <w:proofErr w:type="gramStart"/>
        <w:r w:rsidRPr="00337B24">
          <w:rPr>
            <w:sz w:val="16"/>
            <w:lang w:val="en-CA"/>
            <w:rPrChange w:id="151" w:author="oiltiger" w:date="2014-05-21T15:15:00Z">
              <w:rPr>
                <w:lang w:val="en-CA"/>
              </w:rPr>
            </w:rPrChange>
          </w:rPr>
          <w:t>front</w:t>
        </w:r>
        <w:proofErr w:type="gramEnd"/>
        <w:r w:rsidRPr="00337B24">
          <w:rPr>
            <w:sz w:val="16"/>
            <w:lang w:val="en-CA"/>
            <w:rPrChange w:id="152" w:author="oiltiger" w:date="2014-05-21T15:15:00Z">
              <w:rPr>
                <w:lang w:val="en-CA"/>
              </w:rPr>
            </w:rPrChange>
          </w:rPr>
          <w:t xml:space="preserve"> view after place the </w:t>
        </w:r>
        <w:proofErr w:type="spellStart"/>
        <w:r w:rsidRPr="00337B24">
          <w:rPr>
            <w:sz w:val="16"/>
            <w:lang w:val="en-CA"/>
            <w:rPrChange w:id="153" w:author="oiltiger" w:date="2014-05-21T15:15:00Z">
              <w:rPr>
                <w:lang w:val="en-CA"/>
              </w:rPr>
            </w:rPrChange>
          </w:rPr>
          <w:t>usb</w:t>
        </w:r>
        <w:proofErr w:type="spellEnd"/>
        <w:r w:rsidRPr="00337B24">
          <w:rPr>
            <w:sz w:val="16"/>
            <w:lang w:val="en-CA"/>
            <w:rPrChange w:id="154" w:author="oiltiger" w:date="2014-05-21T15:15:00Z">
              <w:rPr>
                <w:lang w:val="en-CA"/>
              </w:rPr>
            </w:rPrChange>
          </w:rPr>
          <w:t xml:space="preserve"> hub</w:t>
        </w:r>
      </w:ins>
    </w:p>
    <w:p w:rsidR="007C08B2" w:rsidRPr="006A1B6D" w:rsidDel="007C08B2" w:rsidRDefault="007C08B2" w:rsidP="007C08B2">
      <w:pPr>
        <w:pStyle w:val="a3"/>
        <w:ind w:left="360" w:firstLineChars="0" w:firstLine="0"/>
        <w:jc w:val="center"/>
        <w:rPr>
          <w:del w:id="155" w:author="oiltiger" w:date="2014-05-21T12:48:00Z"/>
          <w:lang w:val="en-CA"/>
        </w:rPr>
        <w:pPrChange w:id="156" w:author="oiltiger" w:date="2014-05-21T12:46:00Z">
          <w:pPr>
            <w:pStyle w:val="a3"/>
            <w:ind w:left="360" w:firstLineChars="0" w:firstLine="0"/>
          </w:pPr>
        </w:pPrChange>
      </w:pPr>
    </w:p>
    <w:p w:rsidR="004447E9" w:rsidRPr="00443701" w:rsidRDefault="004447E9" w:rsidP="00443701">
      <w:pPr>
        <w:rPr>
          <w:lang w:val="en-CA"/>
        </w:rPr>
        <w:pPrChange w:id="157" w:author="oiltiger" w:date="2014-05-21T12:56:00Z">
          <w:pPr>
            <w:pStyle w:val="a3"/>
            <w:ind w:left="360" w:firstLineChars="0" w:firstLine="0"/>
            <w:jc w:val="center"/>
          </w:pPr>
        </w:pPrChange>
      </w:pPr>
    </w:p>
    <w:p w:rsidR="00443701" w:rsidRDefault="00443701" w:rsidP="00443701">
      <w:pPr>
        <w:pStyle w:val="a3"/>
        <w:ind w:left="360" w:firstLineChars="0" w:firstLine="0"/>
        <w:rPr>
          <w:ins w:id="158" w:author="oiltiger" w:date="2014-05-21T12:56:00Z"/>
          <w:lang w:val="en-CA"/>
        </w:rPr>
      </w:pPr>
      <w:ins w:id="159" w:author="oiltiger" w:date="2014-05-21T12:56:00Z">
        <w:r>
          <w:rPr>
            <w:lang w:val="en-CA"/>
          </w:rPr>
          <w:t xml:space="preserve">The </w:t>
        </w:r>
        <w:commentRangeStart w:id="160"/>
        <w:proofErr w:type="spellStart"/>
        <w:r>
          <w:rPr>
            <w:lang w:val="en-CA"/>
          </w:rPr>
          <w:t>usb</w:t>
        </w:r>
        <w:proofErr w:type="spellEnd"/>
        <w:r>
          <w:rPr>
            <w:lang w:val="en-CA"/>
          </w:rPr>
          <w:t xml:space="preserve"> wire which is the B cable in fig t </w:t>
        </w:r>
        <w:commentRangeEnd w:id="160"/>
        <w:r>
          <w:rPr>
            <w:rStyle w:val="a8"/>
          </w:rPr>
          <w:commentReference w:id="160"/>
        </w:r>
        <w:r>
          <w:rPr>
            <w:lang w:val="en-CA"/>
          </w:rPr>
          <w:t xml:space="preserve">is too long, so we placed it under the car frame like in fig </w:t>
        </w:r>
      </w:ins>
      <w:ins w:id="161" w:author="oiltiger" w:date="2014-05-21T15:15:00Z">
        <w:r w:rsidR="00337B24">
          <w:rPr>
            <w:lang w:val="en-CA"/>
          </w:rPr>
          <w:t>10</w:t>
        </w:r>
      </w:ins>
      <w:ins w:id="162" w:author="oiltiger" w:date="2014-05-21T12:56:00Z">
        <w:r>
          <w:rPr>
            <w:lang w:val="en-CA"/>
          </w:rPr>
          <w:t xml:space="preserve"> by using zip ties.</w:t>
        </w:r>
      </w:ins>
    </w:p>
    <w:p w:rsidR="00443701" w:rsidRPr="004447E9" w:rsidRDefault="00443701" w:rsidP="00443701">
      <w:pPr>
        <w:pStyle w:val="a3"/>
        <w:ind w:left="360" w:firstLineChars="0" w:firstLine="0"/>
        <w:jc w:val="center"/>
        <w:rPr>
          <w:ins w:id="163" w:author="oiltiger" w:date="2014-05-21T12:56:00Z"/>
          <w:lang w:val="en-CA"/>
        </w:rPr>
      </w:pPr>
      <w:ins w:id="164" w:author="oiltiger" w:date="2014-05-21T12:56:00Z">
        <w:r>
          <w:rPr>
            <w:noProof/>
          </w:rPr>
          <w:drawing>
            <wp:inline distT="0" distB="0" distL="0" distR="0" wp14:anchorId="47622062" wp14:editId="1A8132BC">
              <wp:extent cx="3030843" cy="2273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2359" cy="2274437"/>
                      </a:xfrm>
                      <a:prstGeom prst="rect">
                        <a:avLst/>
                      </a:prstGeom>
                    </pic:spPr>
                  </pic:pic>
                </a:graphicData>
              </a:graphic>
            </wp:inline>
          </w:drawing>
        </w:r>
      </w:ins>
    </w:p>
    <w:p w:rsidR="00443701" w:rsidRDefault="00443701" w:rsidP="00443701">
      <w:pPr>
        <w:pStyle w:val="a3"/>
        <w:ind w:left="360" w:firstLineChars="0" w:firstLine="0"/>
        <w:jc w:val="center"/>
        <w:rPr>
          <w:ins w:id="165" w:author="oiltiger" w:date="2014-05-21T16:21:00Z"/>
          <w:sz w:val="16"/>
          <w:lang w:val="en-CA"/>
        </w:rPr>
      </w:pPr>
      <w:proofErr w:type="gramStart"/>
      <w:ins w:id="166" w:author="oiltiger" w:date="2014-05-21T12:56:00Z">
        <w:r w:rsidRPr="005617BA">
          <w:rPr>
            <w:sz w:val="16"/>
            <w:lang w:val="en-CA"/>
          </w:rPr>
          <w:t xml:space="preserve">Fig </w:t>
        </w:r>
      </w:ins>
      <w:ins w:id="167" w:author="oiltiger" w:date="2014-05-21T15:15:00Z">
        <w:r w:rsidR="00337B24">
          <w:rPr>
            <w:sz w:val="16"/>
            <w:lang w:val="en-CA"/>
          </w:rPr>
          <w:t>10</w:t>
        </w:r>
      </w:ins>
      <w:ins w:id="168" w:author="oiltiger" w:date="2014-05-21T12:56:00Z">
        <w:r w:rsidRPr="005617BA">
          <w:rPr>
            <w:sz w:val="16"/>
            <w:lang w:val="en-CA"/>
          </w:rPr>
          <w:t>.</w:t>
        </w:r>
        <w:proofErr w:type="gramEnd"/>
        <w:r w:rsidRPr="005617BA">
          <w:rPr>
            <w:sz w:val="16"/>
            <w:lang w:val="en-CA"/>
          </w:rPr>
          <w:t xml:space="preserve"> Wiring the </w:t>
        </w:r>
        <w:proofErr w:type="spellStart"/>
        <w:r w:rsidRPr="005617BA">
          <w:rPr>
            <w:sz w:val="16"/>
            <w:lang w:val="en-CA"/>
          </w:rPr>
          <w:t>usb</w:t>
        </w:r>
        <w:proofErr w:type="spellEnd"/>
        <w:r w:rsidRPr="005617BA">
          <w:rPr>
            <w:sz w:val="16"/>
            <w:lang w:val="en-CA"/>
          </w:rPr>
          <w:t xml:space="preserve"> at the bottom of the car frame</w:t>
        </w:r>
      </w:ins>
    </w:p>
    <w:p w:rsidR="00CE2E01" w:rsidRPr="005617BA" w:rsidRDefault="00CE2E01" w:rsidP="00443701">
      <w:pPr>
        <w:pStyle w:val="a3"/>
        <w:ind w:left="360" w:firstLineChars="0" w:firstLine="0"/>
        <w:jc w:val="center"/>
        <w:rPr>
          <w:ins w:id="169" w:author="oiltiger" w:date="2014-05-21T12:56:00Z"/>
          <w:sz w:val="16"/>
          <w:lang w:val="en-CA"/>
        </w:rPr>
      </w:pPr>
    </w:p>
    <w:p w:rsidR="007C08B2" w:rsidRDefault="007C08B2" w:rsidP="007C08B2">
      <w:pPr>
        <w:pStyle w:val="a3"/>
        <w:ind w:left="360" w:firstLineChars="0" w:firstLine="0"/>
        <w:rPr>
          <w:ins w:id="170" w:author="oiltiger" w:date="2014-05-21T12:48:00Z"/>
          <w:lang w:val="en-CA"/>
        </w:rPr>
      </w:pPr>
      <w:ins w:id="171" w:author="oiltiger" w:date="2014-05-21T12:47:00Z">
        <w:r>
          <w:rPr>
            <w:lang w:val="en-CA"/>
          </w:rPr>
          <w:t xml:space="preserve">The first component </w:t>
        </w:r>
      </w:ins>
      <w:ins w:id="172" w:author="oiltiger" w:date="2014-05-21T12:51:00Z">
        <w:r>
          <w:rPr>
            <w:lang w:val="en-CA"/>
          </w:rPr>
          <w:t xml:space="preserve">which </w:t>
        </w:r>
      </w:ins>
      <w:ins w:id="173" w:author="oiltiger" w:date="2014-05-21T12:47:00Z">
        <w:r>
          <w:rPr>
            <w:lang w:val="en-CA"/>
          </w:rPr>
          <w:t xml:space="preserve">will be plugged to the </w:t>
        </w:r>
        <w:proofErr w:type="spellStart"/>
        <w:r>
          <w:rPr>
            <w:lang w:val="en-CA"/>
          </w:rPr>
          <w:t>usb</w:t>
        </w:r>
        <w:proofErr w:type="spellEnd"/>
        <w:r>
          <w:rPr>
            <w:lang w:val="en-CA"/>
          </w:rPr>
          <w:t xml:space="preserve"> hub is the wireless adapter which shows in fig </w:t>
        </w:r>
      </w:ins>
      <w:ins w:id="174" w:author="oiltiger" w:date="2014-05-21T15:16:00Z">
        <w:r w:rsidR="00337B24">
          <w:rPr>
            <w:lang w:val="en-CA"/>
          </w:rPr>
          <w:t>11</w:t>
        </w:r>
      </w:ins>
      <w:ins w:id="175" w:author="oiltiger" w:date="2014-05-21T12:47:00Z">
        <w:r>
          <w:rPr>
            <w:lang w:val="en-CA"/>
          </w:rPr>
          <w:t xml:space="preserve">. </w:t>
        </w:r>
      </w:ins>
    </w:p>
    <w:p w:rsidR="007C08B2" w:rsidRDefault="007C08B2" w:rsidP="007C08B2">
      <w:pPr>
        <w:pStyle w:val="a3"/>
        <w:ind w:left="360" w:firstLineChars="0" w:firstLine="0"/>
        <w:jc w:val="center"/>
        <w:rPr>
          <w:ins w:id="176" w:author="oiltiger" w:date="2014-05-21T12:48:00Z"/>
          <w:lang w:val="en-CA"/>
        </w:rPr>
      </w:pPr>
      <w:ins w:id="177" w:author="oiltiger" w:date="2014-05-21T12:48:00Z">
        <w:r>
          <w:rPr>
            <w:noProof/>
          </w:rPr>
          <w:drawing>
            <wp:inline distT="0" distB="0" distL="0" distR="0" wp14:anchorId="32829D67" wp14:editId="57DD5733">
              <wp:extent cx="2216150" cy="16622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 wifi adap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3669" cy="1660374"/>
                      </a:xfrm>
                      <a:prstGeom prst="rect">
                        <a:avLst/>
                      </a:prstGeom>
                    </pic:spPr>
                  </pic:pic>
                </a:graphicData>
              </a:graphic>
            </wp:inline>
          </w:drawing>
        </w:r>
      </w:ins>
    </w:p>
    <w:p w:rsidR="007C08B2" w:rsidRDefault="007C08B2" w:rsidP="007C08B2">
      <w:pPr>
        <w:pStyle w:val="a3"/>
        <w:ind w:left="360" w:firstLineChars="0" w:firstLine="0"/>
        <w:jc w:val="center"/>
        <w:rPr>
          <w:ins w:id="178" w:author="oiltiger" w:date="2014-05-21T15:16:00Z"/>
          <w:sz w:val="16"/>
          <w:lang w:val="en-CA"/>
        </w:rPr>
      </w:pPr>
      <w:proofErr w:type="gramStart"/>
      <w:ins w:id="179" w:author="oiltiger" w:date="2014-05-21T12:48:00Z">
        <w:r w:rsidRPr="00337B24">
          <w:rPr>
            <w:sz w:val="16"/>
            <w:lang w:val="en-CA"/>
            <w:rPrChange w:id="180" w:author="oiltiger" w:date="2014-05-21T15:15:00Z">
              <w:rPr>
                <w:lang w:val="en-CA"/>
              </w:rPr>
            </w:rPrChange>
          </w:rPr>
          <w:t xml:space="preserve">Fig </w:t>
        </w:r>
      </w:ins>
      <w:ins w:id="181" w:author="oiltiger" w:date="2014-05-21T15:15:00Z">
        <w:r w:rsidR="00337B24">
          <w:rPr>
            <w:sz w:val="16"/>
            <w:lang w:val="en-CA"/>
          </w:rPr>
          <w:t>11</w:t>
        </w:r>
      </w:ins>
      <w:ins w:id="182" w:author="oiltiger" w:date="2014-05-21T12:48:00Z">
        <w:r w:rsidRPr="00337B24">
          <w:rPr>
            <w:sz w:val="16"/>
            <w:lang w:val="en-CA"/>
            <w:rPrChange w:id="183" w:author="oiltiger" w:date="2014-05-21T15:15:00Z">
              <w:rPr>
                <w:lang w:val="en-CA"/>
              </w:rPr>
            </w:rPrChange>
          </w:rPr>
          <w:t>.</w:t>
        </w:r>
        <w:proofErr w:type="gramEnd"/>
        <w:r w:rsidRPr="00337B24">
          <w:rPr>
            <w:sz w:val="16"/>
            <w:lang w:val="en-CA"/>
            <w:rPrChange w:id="184" w:author="oiltiger" w:date="2014-05-21T15:15:00Z">
              <w:rPr>
                <w:lang w:val="en-CA"/>
              </w:rPr>
            </w:rPrChange>
          </w:rPr>
          <w:t xml:space="preserve"> </w:t>
        </w:r>
        <w:proofErr w:type="gramStart"/>
        <w:r w:rsidRPr="00337B24">
          <w:rPr>
            <w:sz w:val="16"/>
            <w:lang w:val="en-CA"/>
            <w:rPrChange w:id="185" w:author="oiltiger" w:date="2014-05-21T15:15:00Z">
              <w:rPr>
                <w:lang w:val="en-CA"/>
              </w:rPr>
            </w:rPrChange>
          </w:rPr>
          <w:t>wireless</w:t>
        </w:r>
        <w:proofErr w:type="gramEnd"/>
        <w:r w:rsidRPr="00337B24">
          <w:rPr>
            <w:sz w:val="16"/>
            <w:lang w:val="en-CA"/>
            <w:rPrChange w:id="186" w:author="oiltiger" w:date="2014-05-21T15:15:00Z">
              <w:rPr>
                <w:lang w:val="en-CA"/>
              </w:rPr>
            </w:rPrChange>
          </w:rPr>
          <w:t xml:space="preserve"> adapter</w:t>
        </w:r>
      </w:ins>
    </w:p>
    <w:p w:rsidR="00337B24" w:rsidRPr="00337B24" w:rsidRDefault="00337B24" w:rsidP="007C08B2">
      <w:pPr>
        <w:pStyle w:val="a3"/>
        <w:ind w:left="360" w:firstLineChars="0" w:firstLine="0"/>
        <w:jc w:val="center"/>
        <w:rPr>
          <w:ins w:id="187" w:author="oiltiger" w:date="2014-05-21T12:48:00Z"/>
          <w:sz w:val="16"/>
          <w:lang w:val="en-CA"/>
          <w:rPrChange w:id="188" w:author="oiltiger" w:date="2014-05-21T15:15:00Z">
            <w:rPr>
              <w:ins w:id="189" w:author="oiltiger" w:date="2014-05-21T12:48:00Z"/>
              <w:lang w:val="en-CA"/>
            </w:rPr>
          </w:rPrChange>
        </w:rPr>
      </w:pPr>
    </w:p>
    <w:p w:rsidR="007C08B2" w:rsidRDefault="00443701" w:rsidP="007C08B2">
      <w:pPr>
        <w:pStyle w:val="a3"/>
        <w:ind w:left="360" w:firstLineChars="0" w:firstLine="0"/>
        <w:rPr>
          <w:ins w:id="190" w:author="oiltiger" w:date="2014-05-21T12:57:00Z"/>
          <w:lang w:val="en-CA"/>
        </w:rPr>
      </w:pPr>
      <w:ins w:id="191" w:author="oiltiger" w:date="2014-05-21T12:56:00Z">
        <w:r>
          <w:rPr>
            <w:lang w:val="en-CA"/>
          </w:rPr>
          <w:t xml:space="preserve">The second and the third component are </w:t>
        </w:r>
        <w:proofErr w:type="spellStart"/>
        <w:r>
          <w:rPr>
            <w:lang w:val="en-CA"/>
          </w:rPr>
          <w:t>usb</w:t>
        </w:r>
        <w:proofErr w:type="spellEnd"/>
        <w:r>
          <w:rPr>
            <w:lang w:val="en-CA"/>
          </w:rPr>
          <w:t xml:space="preserve"> cables. </w:t>
        </w:r>
      </w:ins>
    </w:p>
    <w:p w:rsidR="00443701" w:rsidRDefault="00443701" w:rsidP="00443701">
      <w:pPr>
        <w:pStyle w:val="a3"/>
        <w:ind w:left="360" w:firstLineChars="0" w:firstLine="0"/>
        <w:jc w:val="center"/>
        <w:rPr>
          <w:ins w:id="192" w:author="oiltiger" w:date="2014-05-21T12:57:00Z"/>
          <w:lang w:val="en-CA"/>
        </w:rPr>
        <w:pPrChange w:id="193" w:author="oiltiger" w:date="2014-05-21T12:57:00Z">
          <w:pPr>
            <w:pStyle w:val="a3"/>
            <w:ind w:left="360" w:firstLineChars="0" w:firstLine="0"/>
          </w:pPr>
        </w:pPrChange>
      </w:pPr>
      <w:ins w:id="194" w:author="oiltiger" w:date="2014-05-21T12:57:00Z">
        <w:r>
          <w:rPr>
            <w:noProof/>
          </w:rPr>
          <w:drawing>
            <wp:inline distT="0" distB="0" distL="0" distR="0">
              <wp:extent cx="2127250" cy="15955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 usb cabel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308" cy="1594848"/>
                      </a:xfrm>
                      <a:prstGeom prst="rect">
                        <a:avLst/>
                      </a:prstGeom>
                    </pic:spPr>
                  </pic:pic>
                </a:graphicData>
              </a:graphic>
            </wp:inline>
          </w:drawing>
        </w:r>
      </w:ins>
    </w:p>
    <w:p w:rsidR="00443701" w:rsidRDefault="00443701" w:rsidP="00443701">
      <w:pPr>
        <w:pStyle w:val="a3"/>
        <w:ind w:left="360" w:firstLineChars="0" w:firstLine="0"/>
        <w:jc w:val="center"/>
        <w:rPr>
          <w:ins w:id="195" w:author="oiltiger" w:date="2014-05-21T15:16:00Z"/>
          <w:sz w:val="16"/>
          <w:lang w:val="en-CA"/>
        </w:rPr>
        <w:pPrChange w:id="196" w:author="oiltiger" w:date="2014-05-21T12:57:00Z">
          <w:pPr>
            <w:pStyle w:val="a3"/>
            <w:ind w:left="360" w:firstLineChars="0" w:firstLine="0"/>
          </w:pPr>
        </w:pPrChange>
      </w:pPr>
      <w:proofErr w:type="gramStart"/>
      <w:ins w:id="197" w:author="oiltiger" w:date="2014-05-21T12:57:00Z">
        <w:r w:rsidRPr="00337B24">
          <w:rPr>
            <w:sz w:val="16"/>
            <w:lang w:val="en-CA"/>
            <w:rPrChange w:id="198" w:author="oiltiger" w:date="2014-05-21T15:16:00Z">
              <w:rPr>
                <w:lang w:val="en-CA"/>
              </w:rPr>
            </w:rPrChange>
          </w:rPr>
          <w:t xml:space="preserve">Fig </w:t>
        </w:r>
      </w:ins>
      <w:ins w:id="199" w:author="oiltiger" w:date="2014-05-21T15:16:00Z">
        <w:r w:rsidR="00337B24">
          <w:rPr>
            <w:sz w:val="16"/>
            <w:lang w:val="en-CA"/>
          </w:rPr>
          <w:t>12</w:t>
        </w:r>
      </w:ins>
      <w:ins w:id="200" w:author="oiltiger" w:date="2014-05-21T12:58:00Z">
        <w:r w:rsidRPr="00337B24">
          <w:rPr>
            <w:sz w:val="16"/>
            <w:lang w:val="en-CA"/>
            <w:rPrChange w:id="201" w:author="oiltiger" w:date="2014-05-21T15:16:00Z">
              <w:rPr>
                <w:lang w:val="en-CA"/>
              </w:rPr>
            </w:rPrChange>
          </w:rPr>
          <w:t>.</w:t>
        </w:r>
        <w:proofErr w:type="gramEnd"/>
        <w:r w:rsidRPr="00337B24">
          <w:rPr>
            <w:sz w:val="16"/>
            <w:lang w:val="en-CA"/>
            <w:rPrChange w:id="202" w:author="oiltiger" w:date="2014-05-21T15:16:00Z">
              <w:rPr>
                <w:lang w:val="en-CA"/>
              </w:rPr>
            </w:rPrChange>
          </w:rPr>
          <w:t xml:space="preserve"> </w:t>
        </w:r>
        <w:proofErr w:type="gramStart"/>
        <w:r w:rsidRPr="00337B24">
          <w:rPr>
            <w:sz w:val="16"/>
            <w:lang w:val="en-CA"/>
            <w:rPrChange w:id="203" w:author="oiltiger" w:date="2014-05-21T15:16:00Z">
              <w:rPr>
                <w:lang w:val="en-CA"/>
              </w:rPr>
            </w:rPrChange>
          </w:rPr>
          <w:t>two</w:t>
        </w:r>
        <w:proofErr w:type="gramEnd"/>
        <w:r w:rsidRPr="00337B24">
          <w:rPr>
            <w:sz w:val="16"/>
            <w:lang w:val="en-CA"/>
            <w:rPrChange w:id="204" w:author="oiltiger" w:date="2014-05-21T15:16:00Z">
              <w:rPr>
                <w:lang w:val="en-CA"/>
              </w:rPr>
            </w:rPrChange>
          </w:rPr>
          <w:t xml:space="preserve"> </w:t>
        </w:r>
        <w:proofErr w:type="spellStart"/>
        <w:r w:rsidRPr="00337B24">
          <w:rPr>
            <w:sz w:val="16"/>
            <w:lang w:val="en-CA"/>
            <w:rPrChange w:id="205" w:author="oiltiger" w:date="2014-05-21T15:16:00Z">
              <w:rPr>
                <w:lang w:val="en-CA"/>
              </w:rPr>
            </w:rPrChange>
          </w:rPr>
          <w:t>usb</w:t>
        </w:r>
        <w:proofErr w:type="spellEnd"/>
        <w:r w:rsidRPr="00337B24">
          <w:rPr>
            <w:sz w:val="16"/>
            <w:lang w:val="en-CA"/>
            <w:rPrChange w:id="206" w:author="oiltiger" w:date="2014-05-21T15:16:00Z">
              <w:rPr>
                <w:lang w:val="en-CA"/>
              </w:rPr>
            </w:rPrChange>
          </w:rPr>
          <w:t xml:space="preserve"> cables for </w:t>
        </w:r>
        <w:proofErr w:type="spellStart"/>
        <w:r w:rsidRPr="00337B24">
          <w:rPr>
            <w:sz w:val="16"/>
            <w:lang w:val="en-CA"/>
            <w:rPrChange w:id="207" w:author="oiltiger" w:date="2014-05-21T15:16:00Z">
              <w:rPr>
                <w:lang w:val="en-CA"/>
              </w:rPr>
            </w:rPrChange>
          </w:rPr>
          <w:t>usb</w:t>
        </w:r>
        <w:proofErr w:type="spellEnd"/>
        <w:r w:rsidRPr="00337B24">
          <w:rPr>
            <w:sz w:val="16"/>
            <w:lang w:val="en-CA"/>
            <w:rPrChange w:id="208" w:author="oiltiger" w:date="2014-05-21T15:16:00Z">
              <w:rPr>
                <w:lang w:val="en-CA"/>
              </w:rPr>
            </w:rPrChange>
          </w:rPr>
          <w:t xml:space="preserve"> hub</w:t>
        </w:r>
      </w:ins>
    </w:p>
    <w:p w:rsidR="00337B24" w:rsidRPr="00337B24" w:rsidRDefault="00337B24" w:rsidP="00443701">
      <w:pPr>
        <w:pStyle w:val="a3"/>
        <w:ind w:left="360" w:firstLineChars="0" w:firstLine="0"/>
        <w:jc w:val="center"/>
        <w:rPr>
          <w:ins w:id="209" w:author="oiltiger" w:date="2014-05-21T12:47:00Z"/>
          <w:sz w:val="16"/>
          <w:lang w:val="en-CA"/>
          <w:rPrChange w:id="210" w:author="oiltiger" w:date="2014-05-21T15:16:00Z">
            <w:rPr>
              <w:ins w:id="211" w:author="oiltiger" w:date="2014-05-21T12:47:00Z"/>
              <w:lang w:val="en-CA"/>
            </w:rPr>
          </w:rPrChange>
        </w:rPr>
        <w:pPrChange w:id="212" w:author="oiltiger" w:date="2014-05-21T12:57:00Z">
          <w:pPr>
            <w:pStyle w:val="a3"/>
            <w:ind w:left="360" w:firstLineChars="0" w:firstLine="0"/>
          </w:pPr>
        </w:pPrChange>
      </w:pPr>
    </w:p>
    <w:p w:rsidR="007C08B2" w:rsidRDefault="00443701" w:rsidP="001A3783">
      <w:pPr>
        <w:pStyle w:val="a3"/>
        <w:ind w:left="360" w:firstLineChars="0" w:firstLine="0"/>
        <w:rPr>
          <w:ins w:id="213" w:author="oiltiger" w:date="2014-05-21T13:02:00Z"/>
          <w:lang w:val="en-CA"/>
        </w:rPr>
      </w:pPr>
      <w:ins w:id="214" w:author="oiltiger" w:date="2014-05-21T12:58:00Z">
        <w:r>
          <w:rPr>
            <w:lang w:val="en-CA"/>
          </w:rPr>
          <w:t xml:space="preserve">In fig </w:t>
        </w:r>
      </w:ins>
      <w:ins w:id="215" w:author="oiltiger" w:date="2014-05-21T15:16:00Z">
        <w:r w:rsidR="00337B24">
          <w:rPr>
            <w:lang w:val="en-CA"/>
          </w:rPr>
          <w:t>12</w:t>
        </w:r>
      </w:ins>
      <w:ins w:id="216" w:author="oiltiger" w:date="2014-05-21T13:01:00Z">
        <w:r>
          <w:rPr>
            <w:lang w:val="en-CA"/>
          </w:rPr>
          <w:t xml:space="preserve"> it shows two cables. One will link between </w:t>
        </w:r>
        <w:proofErr w:type="spellStart"/>
        <w:r>
          <w:rPr>
            <w:lang w:val="en-CA"/>
          </w:rPr>
          <w:t>usb</w:t>
        </w:r>
        <w:proofErr w:type="spellEnd"/>
        <w:r>
          <w:rPr>
            <w:lang w:val="en-CA"/>
          </w:rPr>
          <w:t xml:space="preserve"> hub and </w:t>
        </w:r>
        <w:proofErr w:type="spellStart"/>
        <w:r>
          <w:rPr>
            <w:lang w:val="en-CA"/>
          </w:rPr>
          <w:t>T</w:t>
        </w:r>
      </w:ins>
      <w:ins w:id="217" w:author="oiltiger" w:date="2014-05-21T13:02:00Z">
        <w:r>
          <w:rPr>
            <w:lang w:val="en-CA"/>
          </w:rPr>
          <w:t>’rex</w:t>
        </w:r>
        <w:proofErr w:type="spellEnd"/>
        <w:r>
          <w:rPr>
            <w:lang w:val="en-CA"/>
          </w:rPr>
          <w:t xml:space="preserve"> motor controller. One is for connecting </w:t>
        </w:r>
        <w:proofErr w:type="spellStart"/>
        <w:r>
          <w:rPr>
            <w:lang w:val="en-CA"/>
          </w:rPr>
          <w:t>usb</w:t>
        </w:r>
        <w:proofErr w:type="spellEnd"/>
        <w:r>
          <w:rPr>
            <w:lang w:val="en-CA"/>
          </w:rPr>
          <w:t xml:space="preserve"> hub and raspberry pi.</w:t>
        </w:r>
      </w:ins>
    </w:p>
    <w:p w:rsidR="00FE70F7" w:rsidRDefault="00FE70F7" w:rsidP="001A3783">
      <w:pPr>
        <w:pStyle w:val="a3"/>
        <w:ind w:left="360" w:firstLineChars="0" w:firstLine="0"/>
        <w:rPr>
          <w:ins w:id="218" w:author="oiltiger" w:date="2014-05-21T13:09:00Z"/>
          <w:lang w:val="en-CA"/>
        </w:rPr>
      </w:pPr>
      <w:ins w:id="219" w:author="oiltiger" w:date="2014-05-21T13:02:00Z">
        <w:r>
          <w:rPr>
            <w:lang w:val="en-CA"/>
          </w:rPr>
          <w:lastRenderedPageBreak/>
          <w:t xml:space="preserve">The last component is a web camera which will be placed on the top platform. </w:t>
        </w:r>
      </w:ins>
      <w:ins w:id="220" w:author="oiltiger" w:date="2014-05-21T13:03:00Z">
        <w:r>
          <w:rPr>
            <w:lang w:val="en-CA"/>
          </w:rPr>
          <w:t>This one will be assembled later in step</w:t>
        </w:r>
      </w:ins>
      <w:ins w:id="221" w:author="oiltiger" w:date="2014-05-21T13:04:00Z">
        <w:r>
          <w:rPr>
            <w:lang w:val="en-CA"/>
          </w:rPr>
          <w:t xml:space="preserve"> 5.</w:t>
        </w:r>
      </w:ins>
      <w:ins w:id="222" w:author="oiltiger" w:date="2014-05-21T13:10:00Z">
        <w:r>
          <w:rPr>
            <w:lang w:val="en-CA"/>
          </w:rPr>
          <w:t xml:space="preserve"> Fig x is the overview of </w:t>
        </w:r>
        <w:proofErr w:type="spellStart"/>
        <w:r>
          <w:rPr>
            <w:lang w:val="en-CA"/>
          </w:rPr>
          <w:t>usb</w:t>
        </w:r>
        <w:proofErr w:type="spellEnd"/>
        <w:r>
          <w:rPr>
            <w:lang w:val="en-CA"/>
          </w:rPr>
          <w:t xml:space="preserve"> hub connection.</w:t>
        </w:r>
      </w:ins>
    </w:p>
    <w:p w:rsidR="00FE70F7" w:rsidRDefault="00FE70F7" w:rsidP="00FE70F7">
      <w:pPr>
        <w:pStyle w:val="a3"/>
        <w:ind w:left="360" w:firstLineChars="0" w:firstLine="0"/>
        <w:jc w:val="center"/>
        <w:rPr>
          <w:ins w:id="223" w:author="oiltiger" w:date="2014-05-21T15:16:00Z"/>
          <w:lang w:val="en-CA"/>
        </w:rPr>
        <w:pPrChange w:id="224" w:author="oiltiger" w:date="2014-05-21T13:09:00Z">
          <w:pPr>
            <w:pStyle w:val="a3"/>
            <w:ind w:left="360" w:firstLineChars="0" w:firstLine="0"/>
          </w:pPr>
        </w:pPrChange>
      </w:pPr>
      <w:ins w:id="225" w:author="oiltiger" w:date="2014-05-21T13:09:00Z">
        <w:r>
          <w:rPr>
            <w:noProof/>
          </w:rPr>
          <w:drawing>
            <wp:inline distT="0" distB="0" distL="0" distR="0">
              <wp:extent cx="1708150" cy="3099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 overview-1.jpg"/>
                      <pic:cNvPicPr/>
                    </pic:nvPicPr>
                    <pic:blipFill>
                      <a:blip r:embed="rId23">
                        <a:extLst>
                          <a:ext uri="{28A0092B-C50C-407E-A947-70E740481C1C}">
                            <a14:useLocalDpi xmlns:a14="http://schemas.microsoft.com/office/drawing/2010/main" val="0"/>
                          </a:ext>
                        </a:extLst>
                      </a:blip>
                      <a:stretch>
                        <a:fillRect/>
                      </a:stretch>
                    </pic:blipFill>
                    <pic:spPr>
                      <a:xfrm>
                        <a:off x="0" y="0"/>
                        <a:ext cx="1708150" cy="3099465"/>
                      </a:xfrm>
                      <a:prstGeom prst="rect">
                        <a:avLst/>
                      </a:prstGeom>
                    </pic:spPr>
                  </pic:pic>
                </a:graphicData>
              </a:graphic>
            </wp:inline>
          </w:drawing>
        </w:r>
      </w:ins>
    </w:p>
    <w:p w:rsidR="00337B24" w:rsidRPr="00337B24" w:rsidRDefault="00337B24" w:rsidP="00FE70F7">
      <w:pPr>
        <w:pStyle w:val="a3"/>
        <w:ind w:left="360" w:firstLineChars="0" w:firstLine="0"/>
        <w:jc w:val="center"/>
        <w:rPr>
          <w:ins w:id="226" w:author="oiltiger" w:date="2014-05-21T12:47:00Z"/>
          <w:sz w:val="16"/>
          <w:lang w:val="en-CA"/>
          <w:rPrChange w:id="227" w:author="oiltiger" w:date="2014-05-21T15:17:00Z">
            <w:rPr>
              <w:ins w:id="228" w:author="oiltiger" w:date="2014-05-21T12:47:00Z"/>
              <w:lang w:val="en-CA"/>
            </w:rPr>
          </w:rPrChange>
        </w:rPr>
        <w:pPrChange w:id="229" w:author="oiltiger" w:date="2014-05-21T13:09:00Z">
          <w:pPr>
            <w:pStyle w:val="a3"/>
            <w:ind w:left="360" w:firstLineChars="0" w:firstLine="0"/>
          </w:pPr>
        </w:pPrChange>
      </w:pPr>
      <w:proofErr w:type="gramStart"/>
      <w:ins w:id="230" w:author="oiltiger" w:date="2014-05-21T15:16:00Z">
        <w:r w:rsidRPr="00337B24">
          <w:rPr>
            <w:sz w:val="16"/>
            <w:lang w:val="en-CA"/>
            <w:rPrChange w:id="231" w:author="oiltiger" w:date="2014-05-21T15:17:00Z">
              <w:rPr>
                <w:lang w:val="en-CA"/>
              </w:rPr>
            </w:rPrChange>
          </w:rPr>
          <w:t>Fig 13.</w:t>
        </w:r>
        <w:proofErr w:type="gramEnd"/>
        <w:r w:rsidRPr="00337B24">
          <w:rPr>
            <w:sz w:val="16"/>
            <w:lang w:val="en-CA"/>
            <w:rPrChange w:id="232" w:author="oiltiger" w:date="2014-05-21T15:17:00Z">
              <w:rPr>
                <w:lang w:val="en-CA"/>
              </w:rPr>
            </w:rPrChange>
          </w:rPr>
          <w:t xml:space="preserve"> Connection of </w:t>
        </w:r>
        <w:proofErr w:type="spellStart"/>
        <w:r w:rsidRPr="00337B24">
          <w:rPr>
            <w:sz w:val="16"/>
            <w:lang w:val="en-CA"/>
            <w:rPrChange w:id="233" w:author="oiltiger" w:date="2014-05-21T15:17:00Z">
              <w:rPr>
                <w:lang w:val="en-CA"/>
              </w:rPr>
            </w:rPrChange>
          </w:rPr>
          <w:t>usb</w:t>
        </w:r>
        <w:proofErr w:type="spellEnd"/>
        <w:r w:rsidRPr="00337B24">
          <w:rPr>
            <w:sz w:val="16"/>
            <w:lang w:val="en-CA"/>
            <w:rPrChange w:id="234" w:author="oiltiger" w:date="2014-05-21T15:17:00Z">
              <w:rPr>
                <w:lang w:val="en-CA"/>
              </w:rPr>
            </w:rPrChange>
          </w:rPr>
          <w:t xml:space="preserve"> hub</w:t>
        </w:r>
      </w:ins>
    </w:p>
    <w:p w:rsidR="001A3783" w:rsidDel="00443701" w:rsidRDefault="00F463B2" w:rsidP="00443701">
      <w:pPr>
        <w:pStyle w:val="a3"/>
        <w:ind w:left="360" w:firstLineChars="0" w:firstLine="0"/>
        <w:rPr>
          <w:del w:id="235" w:author="oiltiger" w:date="2014-05-21T12:56:00Z"/>
          <w:lang w:val="en-CA"/>
        </w:rPr>
      </w:pPr>
      <w:del w:id="236" w:author="oiltiger" w:date="2014-05-21T12:53:00Z">
        <w:r w:rsidDel="00443701">
          <w:rPr>
            <w:lang w:val="en-CA"/>
          </w:rPr>
          <w:delText xml:space="preserve">Because there is no other way to fix the usb hub on the flat frame surface, </w:delText>
        </w:r>
        <w:r w:rsidR="00EC4D48" w:rsidDel="00443701">
          <w:rPr>
            <w:lang w:val="en-CA"/>
          </w:rPr>
          <w:delText xml:space="preserve">the easy way to solve the problem is glue the hub to the surface. The </w:delText>
        </w:r>
        <w:r w:rsidR="004447E9" w:rsidDel="00443701">
          <w:rPr>
            <w:lang w:val="en-CA"/>
          </w:rPr>
          <w:delText xml:space="preserve">power of the </w:delText>
        </w:r>
        <w:commentRangeStart w:id="237"/>
        <w:r w:rsidR="004447E9" w:rsidDel="00443701">
          <w:rPr>
            <w:lang w:val="en-CA"/>
          </w:rPr>
          <w:delText xml:space="preserve">hub (5V) </w:delText>
        </w:r>
        <w:r w:rsidR="00EC4D48" w:rsidDel="00443701">
          <w:rPr>
            <w:lang w:val="en-CA"/>
          </w:rPr>
          <w:delText xml:space="preserve">is given by </w:delText>
        </w:r>
        <w:commentRangeEnd w:id="237"/>
        <w:r w:rsidR="003E3CA6" w:rsidDel="00443701">
          <w:rPr>
            <w:rStyle w:val="a8"/>
          </w:rPr>
          <w:commentReference w:id="237"/>
        </w:r>
        <w:r w:rsidR="004447E9" w:rsidDel="00443701">
          <w:rPr>
            <w:lang w:val="en-CA"/>
          </w:rPr>
          <w:delText xml:space="preserve">T’rex motor controller. </w:delText>
        </w:r>
      </w:del>
      <w:del w:id="238" w:author="oiltiger" w:date="2014-05-21T12:56:00Z">
        <w:r w:rsidR="004447E9" w:rsidDel="00443701">
          <w:rPr>
            <w:lang w:val="en-CA"/>
          </w:rPr>
          <w:delText xml:space="preserve">The </w:delText>
        </w:r>
        <w:commentRangeStart w:id="239"/>
        <w:r w:rsidR="004447E9" w:rsidDel="00443701">
          <w:rPr>
            <w:lang w:val="en-CA"/>
          </w:rPr>
          <w:delText xml:space="preserve">usb wire which </w:delText>
        </w:r>
      </w:del>
      <w:del w:id="240" w:author="oiltiger" w:date="2014-05-21T12:55:00Z">
        <w:r w:rsidR="004447E9" w:rsidDel="00443701">
          <w:rPr>
            <w:lang w:val="en-CA"/>
          </w:rPr>
          <w:delText>will link to Raspberry Pi</w:delText>
        </w:r>
      </w:del>
      <w:del w:id="241" w:author="oiltiger" w:date="2014-05-21T12:56:00Z">
        <w:r w:rsidR="004447E9" w:rsidDel="00443701">
          <w:rPr>
            <w:lang w:val="en-CA"/>
          </w:rPr>
          <w:delText xml:space="preserve"> </w:delText>
        </w:r>
        <w:commentRangeEnd w:id="239"/>
        <w:r w:rsidR="003E3CA6" w:rsidDel="00443701">
          <w:rPr>
            <w:rStyle w:val="a8"/>
          </w:rPr>
          <w:commentReference w:id="239"/>
        </w:r>
        <w:r w:rsidR="004447E9" w:rsidDel="00443701">
          <w:rPr>
            <w:lang w:val="en-CA"/>
          </w:rPr>
          <w:delText>is too long, so we placed it under the car frame like in fig 4.</w:delText>
        </w:r>
      </w:del>
    </w:p>
    <w:p w:rsidR="00F463B2" w:rsidRPr="004447E9" w:rsidDel="00443701" w:rsidRDefault="004447E9" w:rsidP="00443701">
      <w:pPr>
        <w:pStyle w:val="a3"/>
        <w:ind w:left="360" w:firstLineChars="0" w:firstLine="0"/>
        <w:rPr>
          <w:del w:id="242" w:author="oiltiger" w:date="2014-05-21T12:56:00Z"/>
          <w:lang w:val="en-CA"/>
        </w:rPr>
        <w:pPrChange w:id="243" w:author="oiltiger" w:date="2014-05-21T12:56:00Z">
          <w:pPr>
            <w:pStyle w:val="a3"/>
            <w:ind w:left="360" w:firstLineChars="0" w:firstLine="0"/>
            <w:jc w:val="center"/>
          </w:pPr>
        </w:pPrChange>
      </w:pPr>
      <w:del w:id="244" w:author="oiltiger" w:date="2014-05-21T12:56:00Z">
        <w:r w:rsidDel="00443701">
          <w:rPr>
            <w:noProof/>
          </w:rPr>
          <w:drawing>
            <wp:inline distT="0" distB="0" distL="0" distR="0" wp14:anchorId="28F6D06A" wp14:editId="1FA6472E">
              <wp:extent cx="3030843" cy="2273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2359" cy="2274437"/>
                      </a:xfrm>
                      <a:prstGeom prst="rect">
                        <a:avLst/>
                      </a:prstGeom>
                    </pic:spPr>
                  </pic:pic>
                </a:graphicData>
              </a:graphic>
            </wp:inline>
          </w:drawing>
        </w:r>
      </w:del>
    </w:p>
    <w:p w:rsidR="00F463B2" w:rsidRPr="005617BA" w:rsidRDefault="004447E9" w:rsidP="00443701">
      <w:pPr>
        <w:pStyle w:val="a3"/>
        <w:ind w:left="360" w:firstLineChars="0" w:firstLine="0"/>
        <w:rPr>
          <w:sz w:val="16"/>
          <w:lang w:val="en-CA"/>
        </w:rPr>
        <w:pPrChange w:id="245" w:author="oiltiger" w:date="2014-05-21T12:56:00Z">
          <w:pPr>
            <w:pStyle w:val="a3"/>
            <w:ind w:left="360" w:firstLineChars="0" w:firstLine="0"/>
            <w:jc w:val="center"/>
          </w:pPr>
        </w:pPrChange>
      </w:pPr>
      <w:del w:id="246" w:author="oiltiger" w:date="2014-05-21T12:56:00Z">
        <w:r w:rsidRPr="005617BA" w:rsidDel="00443701">
          <w:rPr>
            <w:sz w:val="16"/>
            <w:lang w:val="en-CA"/>
          </w:rPr>
          <w:delText>Fig 4. Wiring the usb at the bottom of the car frame</w:delText>
        </w:r>
      </w:del>
    </w:p>
    <w:p w:rsidR="00F463B2" w:rsidRPr="00E134E8" w:rsidRDefault="008C1D94" w:rsidP="001A3783">
      <w:pPr>
        <w:pStyle w:val="a3"/>
        <w:ind w:left="360" w:firstLineChars="0" w:firstLine="0"/>
        <w:rPr>
          <w:u w:val="single"/>
          <w:lang w:val="en-CA"/>
        </w:rPr>
      </w:pPr>
      <w:r w:rsidRPr="00E134E8">
        <w:rPr>
          <w:u w:val="single"/>
          <w:lang w:val="en-CA"/>
        </w:rPr>
        <w:t>Step 4:</w:t>
      </w:r>
    </w:p>
    <w:p w:rsidR="008C1D94" w:rsidRDefault="008C1D94" w:rsidP="001A3783">
      <w:pPr>
        <w:pStyle w:val="a3"/>
        <w:ind w:left="360" w:firstLineChars="0" w:firstLine="0"/>
        <w:rPr>
          <w:ins w:id="247" w:author="oiltiger" w:date="2014-05-21T13:12:00Z"/>
          <w:lang w:val="en-CA"/>
        </w:rPr>
      </w:pPr>
      <w:commentRangeStart w:id="248"/>
      <w:del w:id="249" w:author="oiltiger" w:date="2014-05-21T13:12:00Z">
        <w:r w:rsidDel="00C777FD">
          <w:rPr>
            <w:lang w:val="en-CA"/>
          </w:rPr>
          <w:delText>Place and link the battery</w:delText>
        </w:r>
        <w:commentRangeEnd w:id="248"/>
        <w:r w:rsidR="003E3CA6" w:rsidDel="00C777FD">
          <w:rPr>
            <w:rStyle w:val="a8"/>
          </w:rPr>
          <w:commentReference w:id="248"/>
        </w:r>
      </w:del>
      <w:ins w:id="250" w:author="oiltiger" w:date="2014-05-21T13:12:00Z">
        <w:r w:rsidR="00C777FD">
          <w:rPr>
            <w:lang w:val="en-CA"/>
          </w:rPr>
          <w:t>B</w:t>
        </w:r>
      </w:ins>
      <w:ins w:id="251" w:author="oiltiger" w:date="2014-05-21T13:13:00Z">
        <w:r w:rsidR="00C777FD">
          <w:rPr>
            <w:lang w:val="en-CA"/>
          </w:rPr>
          <w:t xml:space="preserve">attery </w:t>
        </w:r>
      </w:ins>
      <w:ins w:id="252" w:author="oiltiger" w:date="2014-05-21T13:15:00Z">
        <w:r w:rsidR="00C777FD">
          <w:rPr>
            <w:lang w:val="en-CA"/>
          </w:rPr>
          <w:t>assembles</w:t>
        </w:r>
      </w:ins>
      <w:r>
        <w:rPr>
          <w:lang w:val="en-CA"/>
        </w:rPr>
        <w:t>.</w:t>
      </w:r>
    </w:p>
    <w:p w:rsidR="00FE70F7" w:rsidRDefault="00FE70F7" w:rsidP="00FE70F7">
      <w:pPr>
        <w:pStyle w:val="a3"/>
        <w:ind w:left="360" w:firstLineChars="0" w:firstLine="0"/>
        <w:jc w:val="center"/>
        <w:rPr>
          <w:ins w:id="253" w:author="oiltiger" w:date="2014-05-21T13:15:00Z"/>
          <w:lang w:val="en-CA"/>
        </w:rPr>
        <w:pPrChange w:id="254" w:author="oiltiger" w:date="2014-05-21T13:12:00Z">
          <w:pPr>
            <w:pStyle w:val="a3"/>
            <w:ind w:left="360" w:firstLineChars="0" w:firstLine="0"/>
          </w:pPr>
        </w:pPrChange>
      </w:pPr>
      <w:ins w:id="255" w:author="oiltiger" w:date="2014-05-21T13:12:00Z">
        <w:r>
          <w:rPr>
            <w:noProof/>
          </w:rPr>
          <w:drawing>
            <wp:inline distT="0" distB="0" distL="0" distR="0">
              <wp:extent cx="2044700" cy="15336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 batter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3794" cy="1532959"/>
                      </a:xfrm>
                      <a:prstGeom prst="rect">
                        <a:avLst/>
                      </a:prstGeom>
                    </pic:spPr>
                  </pic:pic>
                </a:graphicData>
              </a:graphic>
            </wp:inline>
          </w:drawing>
        </w:r>
      </w:ins>
    </w:p>
    <w:p w:rsidR="00C777FD" w:rsidRDefault="00C777FD" w:rsidP="00FE70F7">
      <w:pPr>
        <w:pStyle w:val="a3"/>
        <w:ind w:left="360" w:firstLineChars="0" w:firstLine="0"/>
        <w:jc w:val="center"/>
        <w:rPr>
          <w:ins w:id="256" w:author="oiltiger" w:date="2014-05-21T15:23:00Z"/>
          <w:sz w:val="16"/>
          <w:lang w:val="en-CA"/>
        </w:rPr>
        <w:pPrChange w:id="257" w:author="oiltiger" w:date="2014-05-21T13:12:00Z">
          <w:pPr>
            <w:pStyle w:val="a3"/>
            <w:ind w:left="360" w:firstLineChars="0" w:firstLine="0"/>
          </w:pPr>
        </w:pPrChange>
      </w:pPr>
      <w:proofErr w:type="gramStart"/>
      <w:ins w:id="258" w:author="oiltiger" w:date="2014-05-21T13:15:00Z">
        <w:r w:rsidRPr="00337B24">
          <w:rPr>
            <w:sz w:val="16"/>
            <w:lang w:val="en-CA"/>
            <w:rPrChange w:id="259" w:author="oiltiger" w:date="2014-05-21T15:17:00Z">
              <w:rPr>
                <w:lang w:val="en-CA"/>
              </w:rPr>
            </w:rPrChange>
          </w:rPr>
          <w:t xml:space="preserve">Fig </w:t>
        </w:r>
      </w:ins>
      <w:ins w:id="260" w:author="oiltiger" w:date="2014-05-21T15:17:00Z">
        <w:r w:rsidR="00337B24">
          <w:rPr>
            <w:sz w:val="16"/>
            <w:lang w:val="en-CA"/>
          </w:rPr>
          <w:t>14</w:t>
        </w:r>
      </w:ins>
      <w:ins w:id="261" w:author="oiltiger" w:date="2014-05-21T13:15:00Z">
        <w:r w:rsidRPr="00337B24">
          <w:rPr>
            <w:sz w:val="16"/>
            <w:lang w:val="en-CA"/>
            <w:rPrChange w:id="262" w:author="oiltiger" w:date="2014-05-21T15:17:00Z">
              <w:rPr>
                <w:lang w:val="en-CA"/>
              </w:rPr>
            </w:rPrChange>
          </w:rPr>
          <w:t>.</w:t>
        </w:r>
        <w:proofErr w:type="gramEnd"/>
        <w:r w:rsidRPr="00337B24">
          <w:rPr>
            <w:sz w:val="16"/>
            <w:lang w:val="en-CA"/>
            <w:rPrChange w:id="263" w:author="oiltiger" w:date="2014-05-21T15:17:00Z">
              <w:rPr>
                <w:lang w:val="en-CA"/>
              </w:rPr>
            </w:rPrChange>
          </w:rPr>
          <w:t xml:space="preserve"> </w:t>
        </w:r>
        <w:proofErr w:type="gramStart"/>
        <w:r w:rsidRPr="00337B24">
          <w:rPr>
            <w:sz w:val="16"/>
            <w:lang w:val="en-CA"/>
            <w:rPrChange w:id="264" w:author="oiltiger" w:date="2014-05-21T15:17:00Z">
              <w:rPr>
                <w:lang w:val="en-CA"/>
              </w:rPr>
            </w:rPrChange>
          </w:rPr>
          <w:t>battery</w:t>
        </w:r>
        <w:proofErr w:type="gramEnd"/>
        <w:r w:rsidRPr="00337B24">
          <w:rPr>
            <w:sz w:val="16"/>
            <w:lang w:val="en-CA"/>
            <w:rPrChange w:id="265" w:author="oiltiger" w:date="2014-05-21T15:17:00Z">
              <w:rPr>
                <w:lang w:val="en-CA"/>
              </w:rPr>
            </w:rPrChange>
          </w:rPr>
          <w:t xml:space="preserve"> for thumper</w:t>
        </w:r>
      </w:ins>
    </w:p>
    <w:p w:rsidR="00337B24" w:rsidRPr="00337B24" w:rsidRDefault="00337B24" w:rsidP="00FE70F7">
      <w:pPr>
        <w:pStyle w:val="a3"/>
        <w:ind w:left="360" w:firstLineChars="0" w:firstLine="0"/>
        <w:jc w:val="center"/>
        <w:rPr>
          <w:ins w:id="266" w:author="oiltiger" w:date="2014-05-21T13:16:00Z"/>
          <w:sz w:val="16"/>
          <w:lang w:val="en-CA"/>
          <w:rPrChange w:id="267" w:author="oiltiger" w:date="2014-05-21T15:17:00Z">
            <w:rPr>
              <w:ins w:id="268" w:author="oiltiger" w:date="2014-05-21T13:16:00Z"/>
              <w:lang w:val="en-CA"/>
            </w:rPr>
          </w:rPrChange>
        </w:rPr>
        <w:pPrChange w:id="269" w:author="oiltiger" w:date="2014-05-21T13:12:00Z">
          <w:pPr>
            <w:pStyle w:val="a3"/>
            <w:ind w:left="360" w:firstLineChars="0" w:firstLine="0"/>
          </w:pPr>
        </w:pPrChange>
      </w:pPr>
    </w:p>
    <w:p w:rsidR="00C777FD" w:rsidRDefault="00C777FD" w:rsidP="00C777FD">
      <w:pPr>
        <w:pStyle w:val="a3"/>
        <w:ind w:left="360" w:firstLineChars="0" w:firstLine="0"/>
        <w:jc w:val="left"/>
        <w:rPr>
          <w:lang w:val="en-CA"/>
        </w:rPr>
        <w:pPrChange w:id="270" w:author="oiltiger" w:date="2014-05-21T13:16:00Z">
          <w:pPr>
            <w:pStyle w:val="a3"/>
            <w:ind w:left="360" w:firstLineChars="0" w:firstLine="0"/>
          </w:pPr>
        </w:pPrChange>
      </w:pPr>
      <w:ins w:id="271" w:author="oiltiger" w:date="2014-05-21T13:16:00Z">
        <w:r>
          <w:rPr>
            <w:lang w:val="en-CA"/>
          </w:rPr>
          <w:t xml:space="preserve">In fig </w:t>
        </w:r>
      </w:ins>
      <w:ins w:id="272" w:author="oiltiger" w:date="2014-05-21T16:17:00Z">
        <w:r w:rsidR="00CE2E01">
          <w:rPr>
            <w:lang w:val="en-CA"/>
          </w:rPr>
          <w:t>14</w:t>
        </w:r>
      </w:ins>
      <w:ins w:id="273" w:author="oiltiger" w:date="2014-05-21T13:16:00Z">
        <w:r>
          <w:rPr>
            <w:lang w:val="en-CA"/>
          </w:rPr>
          <w:t xml:space="preserve"> it shows the battery used for thumper. </w:t>
        </w:r>
      </w:ins>
      <w:ins w:id="274" w:author="oiltiger" w:date="2014-05-21T13:17:00Z">
        <w:r>
          <w:rPr>
            <w:lang w:val="en-CA"/>
          </w:rPr>
          <w:t xml:space="preserve">There are two terminals. The charging terminal will link to the charging </w:t>
        </w:r>
      </w:ins>
      <w:ins w:id="275" w:author="oiltiger" w:date="2014-05-21T13:18:00Z">
        <w:r>
          <w:rPr>
            <w:lang w:val="en-CA"/>
          </w:rPr>
          <w:t xml:space="preserve">magnets which are used for charging the battery. The discharging terminal will link to the switch which is shown in fig </w:t>
        </w:r>
      </w:ins>
      <w:ins w:id="276" w:author="oiltiger" w:date="2014-05-21T16:17:00Z">
        <w:r w:rsidR="00CE2E01">
          <w:rPr>
            <w:lang w:val="en-CA"/>
          </w:rPr>
          <w:t>16</w:t>
        </w:r>
      </w:ins>
      <w:ins w:id="277" w:author="oiltiger" w:date="2014-05-21T13:18:00Z">
        <w:r>
          <w:rPr>
            <w:lang w:val="en-CA"/>
          </w:rPr>
          <w:t>.</w:t>
        </w:r>
      </w:ins>
    </w:p>
    <w:p w:rsidR="00F463B2" w:rsidRDefault="00ED205A" w:rsidP="00ED205A">
      <w:pPr>
        <w:pStyle w:val="a3"/>
        <w:ind w:left="360" w:firstLineChars="0" w:firstLine="0"/>
        <w:jc w:val="center"/>
        <w:rPr>
          <w:lang w:val="en-CA"/>
        </w:rPr>
      </w:pPr>
      <w:r>
        <w:rPr>
          <w:noProof/>
        </w:rPr>
        <w:drawing>
          <wp:inline distT="0" distB="0" distL="0" distR="0">
            <wp:extent cx="2057251" cy="15430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5103" cy="1548939"/>
                    </a:xfrm>
                    <a:prstGeom prst="rect">
                      <a:avLst/>
                    </a:prstGeom>
                  </pic:spPr>
                </pic:pic>
              </a:graphicData>
            </a:graphic>
          </wp:inline>
        </w:drawing>
      </w:r>
    </w:p>
    <w:p w:rsidR="00F463B2" w:rsidRPr="005617BA" w:rsidRDefault="00ED205A" w:rsidP="00ED205A">
      <w:pPr>
        <w:pStyle w:val="a3"/>
        <w:ind w:left="360" w:firstLineChars="0" w:firstLine="0"/>
        <w:jc w:val="center"/>
        <w:rPr>
          <w:sz w:val="16"/>
          <w:lang w:val="en-CA"/>
        </w:rPr>
      </w:pPr>
      <w:proofErr w:type="gramStart"/>
      <w:r w:rsidRPr="005617BA">
        <w:rPr>
          <w:sz w:val="16"/>
          <w:lang w:val="en-CA"/>
        </w:rPr>
        <w:t xml:space="preserve">Fig </w:t>
      </w:r>
      <w:del w:id="278" w:author="oiltiger" w:date="2014-05-21T15:24:00Z">
        <w:r w:rsidRPr="005617BA" w:rsidDel="00337B24">
          <w:rPr>
            <w:sz w:val="16"/>
            <w:lang w:val="en-CA"/>
          </w:rPr>
          <w:delText>5</w:delText>
        </w:r>
      </w:del>
      <w:ins w:id="279" w:author="oiltiger" w:date="2014-05-21T15:24:00Z">
        <w:r w:rsidR="00337B24">
          <w:rPr>
            <w:sz w:val="16"/>
            <w:lang w:val="en-CA"/>
          </w:rPr>
          <w:t>15</w:t>
        </w:r>
      </w:ins>
      <w:r w:rsidRPr="005617BA">
        <w:rPr>
          <w:sz w:val="16"/>
          <w:lang w:val="en-CA"/>
        </w:rPr>
        <w:t>.</w:t>
      </w:r>
      <w:proofErr w:type="gramEnd"/>
      <w:r w:rsidRPr="005617BA">
        <w:rPr>
          <w:sz w:val="16"/>
          <w:lang w:val="en-CA"/>
        </w:rPr>
        <w:t xml:space="preserve"> </w:t>
      </w:r>
      <w:commentRangeStart w:id="280"/>
      <w:r w:rsidRPr="005617BA">
        <w:rPr>
          <w:sz w:val="16"/>
          <w:lang w:val="en-CA"/>
        </w:rPr>
        <w:t xml:space="preserve">Connect the </w:t>
      </w:r>
      <w:commentRangeEnd w:id="280"/>
      <w:r w:rsidR="003E3CA6">
        <w:rPr>
          <w:rStyle w:val="a8"/>
        </w:rPr>
        <w:commentReference w:id="280"/>
      </w:r>
      <w:ins w:id="281" w:author="oiltiger" w:date="2014-05-21T13:21:00Z">
        <w:r w:rsidR="00C777FD">
          <w:rPr>
            <w:sz w:val="16"/>
            <w:lang w:val="en-CA"/>
          </w:rPr>
          <w:t xml:space="preserve">battery to </w:t>
        </w:r>
      </w:ins>
      <w:r w:rsidRPr="005617BA">
        <w:rPr>
          <w:sz w:val="16"/>
          <w:lang w:val="en-CA"/>
        </w:rPr>
        <w:t>charge terminal dock</w:t>
      </w:r>
    </w:p>
    <w:p w:rsidR="00F463B2" w:rsidDel="00337B24" w:rsidRDefault="00F463B2" w:rsidP="001A3783">
      <w:pPr>
        <w:pStyle w:val="a3"/>
        <w:ind w:left="360" w:firstLineChars="0" w:firstLine="0"/>
        <w:rPr>
          <w:del w:id="282" w:author="oiltiger" w:date="2014-05-21T15:24:00Z"/>
          <w:lang w:val="en-CA"/>
        </w:rPr>
      </w:pPr>
    </w:p>
    <w:p w:rsidR="00ED205A" w:rsidRPr="00337B24" w:rsidRDefault="00ED205A" w:rsidP="00337B24">
      <w:pPr>
        <w:rPr>
          <w:ins w:id="283" w:author="oiltiger" w:date="2014-05-21T13:20:00Z"/>
          <w:lang w:val="en-CA"/>
          <w:rPrChange w:id="284" w:author="oiltiger" w:date="2014-05-21T15:24:00Z">
            <w:rPr>
              <w:ins w:id="285" w:author="oiltiger" w:date="2014-05-21T13:20:00Z"/>
              <w:lang w:val="en-CA"/>
            </w:rPr>
          </w:rPrChange>
        </w:rPr>
        <w:pPrChange w:id="286" w:author="oiltiger" w:date="2014-05-21T15:24:00Z">
          <w:pPr>
            <w:pStyle w:val="a3"/>
            <w:ind w:left="360" w:firstLineChars="0" w:firstLine="0"/>
            <w:jc w:val="center"/>
          </w:pPr>
        </w:pPrChange>
      </w:pPr>
    </w:p>
    <w:p w:rsidR="00C777FD" w:rsidRDefault="00C777FD" w:rsidP="00ED205A">
      <w:pPr>
        <w:pStyle w:val="a3"/>
        <w:ind w:left="360" w:firstLineChars="0" w:firstLine="0"/>
        <w:jc w:val="center"/>
        <w:rPr>
          <w:lang w:val="en-CA"/>
        </w:rPr>
      </w:pPr>
      <w:ins w:id="287" w:author="oiltiger" w:date="2014-05-21T13:20:00Z">
        <w:r>
          <w:rPr>
            <w:noProof/>
          </w:rPr>
          <w:drawing>
            <wp:inline distT="0" distB="0" distL="0" distR="0">
              <wp:extent cx="2419350" cy="21773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 switch connection.jpg"/>
                      <pic:cNvPicPr/>
                    </pic:nvPicPr>
                    <pic:blipFill>
                      <a:blip r:embed="rId26">
                        <a:extLst>
                          <a:ext uri="{28A0092B-C50C-407E-A947-70E740481C1C}">
                            <a14:useLocalDpi xmlns:a14="http://schemas.microsoft.com/office/drawing/2010/main" val="0"/>
                          </a:ext>
                        </a:extLst>
                      </a:blip>
                      <a:stretch>
                        <a:fillRect/>
                      </a:stretch>
                    </pic:blipFill>
                    <pic:spPr>
                      <a:xfrm>
                        <a:off x="0" y="0"/>
                        <a:ext cx="2416605" cy="2174838"/>
                      </a:xfrm>
                      <a:prstGeom prst="rect">
                        <a:avLst/>
                      </a:prstGeom>
                    </pic:spPr>
                  </pic:pic>
                </a:graphicData>
              </a:graphic>
            </wp:inline>
          </w:drawing>
        </w:r>
      </w:ins>
    </w:p>
    <w:p w:rsidR="00ED205A" w:rsidRDefault="00ED205A" w:rsidP="00ED205A">
      <w:pPr>
        <w:pStyle w:val="a3"/>
        <w:ind w:left="360" w:firstLineChars="0" w:firstLine="0"/>
        <w:jc w:val="center"/>
        <w:rPr>
          <w:sz w:val="16"/>
          <w:lang w:val="en-CA"/>
        </w:rPr>
      </w:pPr>
      <w:proofErr w:type="gramStart"/>
      <w:r w:rsidRPr="005617BA">
        <w:rPr>
          <w:sz w:val="16"/>
          <w:lang w:val="en-CA"/>
        </w:rPr>
        <w:t xml:space="preserve">Fig </w:t>
      </w:r>
      <w:ins w:id="288" w:author="oiltiger" w:date="2014-05-21T15:24:00Z">
        <w:r w:rsidR="00337B24">
          <w:rPr>
            <w:sz w:val="16"/>
            <w:lang w:val="en-CA"/>
          </w:rPr>
          <w:t>1</w:t>
        </w:r>
      </w:ins>
      <w:r w:rsidRPr="005617BA">
        <w:rPr>
          <w:sz w:val="16"/>
          <w:lang w:val="en-CA"/>
        </w:rPr>
        <w:t>6</w:t>
      </w:r>
      <w:commentRangeStart w:id="289"/>
      <w:r w:rsidRPr="005617BA">
        <w:rPr>
          <w:sz w:val="16"/>
          <w:lang w:val="en-CA"/>
        </w:rPr>
        <w:t>.</w:t>
      </w:r>
      <w:proofErr w:type="gramEnd"/>
      <w:r w:rsidRPr="005617BA">
        <w:rPr>
          <w:sz w:val="16"/>
          <w:lang w:val="en-CA"/>
        </w:rPr>
        <w:t xml:space="preserve"> Connect the </w:t>
      </w:r>
      <w:commentRangeEnd w:id="289"/>
      <w:r w:rsidR="003E3CA6">
        <w:rPr>
          <w:rStyle w:val="a8"/>
        </w:rPr>
        <w:commentReference w:id="289"/>
      </w:r>
      <w:r w:rsidRPr="005617BA">
        <w:rPr>
          <w:sz w:val="16"/>
          <w:lang w:val="en-CA"/>
        </w:rPr>
        <w:t>discharge terminal dock to switch</w:t>
      </w:r>
    </w:p>
    <w:p w:rsidR="005617BA" w:rsidRDefault="005617BA" w:rsidP="00ED205A">
      <w:pPr>
        <w:pStyle w:val="a3"/>
        <w:ind w:left="360" w:firstLineChars="0" w:firstLine="0"/>
        <w:jc w:val="center"/>
        <w:rPr>
          <w:sz w:val="16"/>
          <w:lang w:val="en-CA"/>
        </w:rPr>
      </w:pPr>
    </w:p>
    <w:p w:rsidR="005617BA" w:rsidRPr="00CE2E01" w:rsidRDefault="00C777FD" w:rsidP="00CE2E01">
      <w:pPr>
        <w:pStyle w:val="a3"/>
        <w:ind w:left="360" w:firstLineChars="0" w:firstLine="0"/>
        <w:rPr>
          <w:lang w:val="en-CA"/>
          <w:rPrChange w:id="290" w:author="oiltiger" w:date="2014-05-21T16:16:00Z">
            <w:rPr>
              <w:sz w:val="16"/>
              <w:lang w:val="en-CA"/>
            </w:rPr>
          </w:rPrChange>
        </w:rPr>
        <w:pPrChange w:id="291" w:author="oiltiger" w:date="2014-05-21T16:16:00Z">
          <w:pPr>
            <w:pStyle w:val="a3"/>
            <w:ind w:left="360" w:firstLineChars="0" w:firstLine="0"/>
            <w:jc w:val="center"/>
          </w:pPr>
        </w:pPrChange>
      </w:pPr>
      <w:ins w:id="292" w:author="oiltiger" w:date="2014-05-21T13:22:00Z">
        <w:r w:rsidRPr="00CE2E01">
          <w:rPr>
            <w:lang w:val="en-CA"/>
            <w:rPrChange w:id="293" w:author="oiltiger" w:date="2014-05-21T16:16:00Z">
              <w:rPr>
                <w:sz w:val="16"/>
                <w:lang w:val="en-CA"/>
              </w:rPr>
            </w:rPrChange>
          </w:rPr>
          <w:t xml:space="preserve">Finally place the battery on the center dock of the robot like in fig </w:t>
        </w:r>
      </w:ins>
      <w:ins w:id="294" w:author="oiltiger" w:date="2014-05-21T16:16:00Z">
        <w:r w:rsidR="00CE2E01">
          <w:rPr>
            <w:lang w:val="en-CA"/>
          </w:rPr>
          <w:t>17</w:t>
        </w:r>
      </w:ins>
      <w:ins w:id="295" w:author="oiltiger" w:date="2014-05-21T13:22:00Z">
        <w:r w:rsidRPr="00CE2E01">
          <w:rPr>
            <w:lang w:val="en-CA"/>
            <w:rPrChange w:id="296" w:author="oiltiger" w:date="2014-05-21T16:16:00Z">
              <w:rPr>
                <w:sz w:val="16"/>
                <w:lang w:val="en-CA"/>
              </w:rPr>
            </w:rPrChange>
          </w:rPr>
          <w:t>.</w:t>
        </w:r>
      </w:ins>
    </w:p>
    <w:p w:rsidR="00ED205A" w:rsidRDefault="00915899" w:rsidP="00915899">
      <w:pPr>
        <w:pStyle w:val="a3"/>
        <w:ind w:left="360" w:firstLineChars="0" w:firstLine="0"/>
        <w:jc w:val="center"/>
        <w:rPr>
          <w:lang w:val="en-CA"/>
        </w:rPr>
      </w:pPr>
      <w:r>
        <w:rPr>
          <w:noProof/>
        </w:rPr>
        <w:drawing>
          <wp:inline distT="0" distB="0" distL="0" distR="0">
            <wp:extent cx="2863614" cy="2147869"/>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1552" cy="2146323"/>
                    </a:xfrm>
                    <a:prstGeom prst="rect">
                      <a:avLst/>
                    </a:prstGeom>
                  </pic:spPr>
                </pic:pic>
              </a:graphicData>
            </a:graphic>
          </wp:inline>
        </w:drawing>
      </w:r>
    </w:p>
    <w:p w:rsidR="00ED205A" w:rsidRDefault="00915899" w:rsidP="00915899">
      <w:pPr>
        <w:pStyle w:val="a3"/>
        <w:ind w:left="360" w:firstLineChars="0" w:firstLine="0"/>
        <w:jc w:val="center"/>
        <w:rPr>
          <w:sz w:val="16"/>
          <w:lang w:val="en-CA"/>
        </w:rPr>
      </w:pPr>
      <w:proofErr w:type="gramStart"/>
      <w:r w:rsidRPr="005617BA">
        <w:rPr>
          <w:sz w:val="16"/>
          <w:lang w:val="en-CA"/>
        </w:rPr>
        <w:t xml:space="preserve">Fig </w:t>
      </w:r>
      <w:ins w:id="297" w:author="oiltiger" w:date="2014-05-21T15:24:00Z">
        <w:r w:rsidR="00337B24">
          <w:rPr>
            <w:sz w:val="16"/>
            <w:lang w:val="en-CA"/>
          </w:rPr>
          <w:t>1</w:t>
        </w:r>
      </w:ins>
      <w:r w:rsidRPr="005617BA">
        <w:rPr>
          <w:sz w:val="16"/>
          <w:lang w:val="en-CA"/>
        </w:rPr>
        <w:t>7</w:t>
      </w:r>
      <w:commentRangeStart w:id="298"/>
      <w:r w:rsidRPr="005617BA">
        <w:rPr>
          <w:sz w:val="16"/>
          <w:lang w:val="en-CA"/>
        </w:rPr>
        <w:t>.</w:t>
      </w:r>
      <w:proofErr w:type="gramEnd"/>
      <w:r w:rsidRPr="005617BA">
        <w:rPr>
          <w:sz w:val="16"/>
          <w:lang w:val="en-CA"/>
        </w:rPr>
        <w:t xml:space="preserve"> </w:t>
      </w:r>
      <w:del w:id="299" w:author="oiltiger" w:date="2014-05-21T13:22:00Z">
        <w:r w:rsidRPr="005617BA" w:rsidDel="00C777FD">
          <w:rPr>
            <w:sz w:val="16"/>
            <w:lang w:val="en-CA"/>
          </w:rPr>
          <w:delText xml:space="preserve">Overview </w:delText>
        </w:r>
        <w:commentRangeEnd w:id="298"/>
        <w:r w:rsidR="003E3CA6" w:rsidDel="00C777FD">
          <w:rPr>
            <w:rStyle w:val="a8"/>
          </w:rPr>
          <w:commentReference w:id="298"/>
        </w:r>
        <w:r w:rsidRPr="005617BA" w:rsidDel="00C777FD">
          <w:rPr>
            <w:sz w:val="16"/>
            <w:lang w:val="en-CA"/>
          </w:rPr>
          <w:delText>after step 4</w:delText>
        </w:r>
      </w:del>
      <w:proofErr w:type="gramStart"/>
      <w:ins w:id="300" w:author="oiltiger" w:date="2014-05-21T13:22:00Z">
        <w:r w:rsidR="00C777FD">
          <w:rPr>
            <w:sz w:val="16"/>
            <w:lang w:val="en-CA"/>
          </w:rPr>
          <w:t>place</w:t>
        </w:r>
        <w:proofErr w:type="gramEnd"/>
        <w:r w:rsidR="00C777FD">
          <w:rPr>
            <w:sz w:val="16"/>
            <w:lang w:val="en-CA"/>
          </w:rPr>
          <w:t xml:space="preserve"> the battery in the robot</w:t>
        </w:r>
      </w:ins>
    </w:p>
    <w:p w:rsidR="005617BA" w:rsidRPr="005617BA" w:rsidRDefault="005617BA" w:rsidP="00915899">
      <w:pPr>
        <w:pStyle w:val="a3"/>
        <w:ind w:left="360" w:firstLineChars="0" w:firstLine="0"/>
        <w:jc w:val="center"/>
        <w:rPr>
          <w:sz w:val="16"/>
          <w:lang w:val="en-CA"/>
        </w:rPr>
      </w:pPr>
    </w:p>
    <w:p w:rsidR="00ED205A" w:rsidRDefault="00915899" w:rsidP="001A3783">
      <w:pPr>
        <w:pStyle w:val="a3"/>
        <w:ind w:left="360" w:firstLineChars="0" w:firstLine="0"/>
        <w:rPr>
          <w:lang w:val="en-CA"/>
        </w:rPr>
      </w:pPr>
      <w:commentRangeStart w:id="301"/>
      <w:del w:id="302" w:author="oiltiger" w:date="2014-05-21T13:25:00Z">
        <w:r w:rsidDel="00A025E0">
          <w:rPr>
            <w:lang w:val="en-CA"/>
          </w:rPr>
          <w:delText>For the battery, the charging terminal dock should link to the charging magnet</w:delText>
        </w:r>
        <w:commentRangeEnd w:id="301"/>
        <w:r w:rsidR="003E3CA6" w:rsidDel="00A025E0">
          <w:rPr>
            <w:rStyle w:val="a8"/>
          </w:rPr>
          <w:commentReference w:id="301"/>
        </w:r>
        <w:r w:rsidDel="00A025E0">
          <w:rPr>
            <w:lang w:val="en-CA"/>
          </w:rPr>
          <w:delText xml:space="preserve">. The discharging terminal should link to the switch to control </w:delText>
        </w:r>
        <w:commentRangeStart w:id="303"/>
        <w:r w:rsidDel="00A025E0">
          <w:rPr>
            <w:lang w:val="en-CA"/>
          </w:rPr>
          <w:delText>the whole system on and off</w:delText>
        </w:r>
        <w:commentRangeEnd w:id="303"/>
        <w:r w:rsidR="00C20AB5" w:rsidDel="00A025E0">
          <w:rPr>
            <w:rStyle w:val="a8"/>
          </w:rPr>
          <w:commentReference w:id="303"/>
        </w:r>
        <w:r w:rsidDel="00A025E0">
          <w:rPr>
            <w:lang w:val="en-CA"/>
          </w:rPr>
          <w:delText xml:space="preserve">. </w:delText>
        </w:r>
      </w:del>
    </w:p>
    <w:p w:rsidR="00915899" w:rsidRDefault="00915899" w:rsidP="001A3783">
      <w:pPr>
        <w:pStyle w:val="a3"/>
        <w:ind w:left="360" w:firstLineChars="0" w:firstLine="0"/>
        <w:rPr>
          <w:lang w:val="en-CA"/>
        </w:rPr>
      </w:pPr>
      <w:r>
        <w:rPr>
          <w:lang w:val="en-CA"/>
        </w:rPr>
        <w:t xml:space="preserve">Step 1 to step 4 are all focus on </w:t>
      </w:r>
      <w:commentRangeStart w:id="304"/>
      <w:r>
        <w:rPr>
          <w:lang w:val="en-CA"/>
        </w:rPr>
        <w:t xml:space="preserve">lower level </w:t>
      </w:r>
      <w:commentRangeEnd w:id="304"/>
      <w:r w:rsidR="00C20AB5">
        <w:rPr>
          <w:rStyle w:val="a8"/>
        </w:rPr>
        <w:commentReference w:id="304"/>
      </w:r>
      <w:r>
        <w:rPr>
          <w:lang w:val="en-CA"/>
        </w:rPr>
        <w:t>of the car frame. From step 5 the top level will be added and all new components will be placed on the top level.</w:t>
      </w:r>
    </w:p>
    <w:p w:rsidR="005617BA" w:rsidRDefault="005617BA" w:rsidP="001A3783">
      <w:pPr>
        <w:pStyle w:val="a3"/>
        <w:ind w:left="360" w:firstLineChars="0" w:firstLine="0"/>
        <w:rPr>
          <w:lang w:val="en-CA"/>
        </w:rPr>
      </w:pPr>
    </w:p>
    <w:p w:rsidR="00915899" w:rsidRPr="00E134E8" w:rsidRDefault="00915899" w:rsidP="001A3783">
      <w:pPr>
        <w:pStyle w:val="a3"/>
        <w:ind w:left="360" w:firstLineChars="0" w:firstLine="0"/>
        <w:rPr>
          <w:u w:val="single"/>
          <w:lang w:val="en-CA"/>
        </w:rPr>
      </w:pPr>
      <w:r w:rsidRPr="00E134E8">
        <w:rPr>
          <w:u w:val="single"/>
          <w:lang w:val="en-CA"/>
        </w:rPr>
        <w:t>Step 5:</w:t>
      </w:r>
    </w:p>
    <w:p w:rsidR="00915899" w:rsidRDefault="00915899" w:rsidP="001A3783">
      <w:pPr>
        <w:pStyle w:val="a3"/>
        <w:ind w:left="360" w:firstLineChars="0" w:firstLine="0"/>
        <w:rPr>
          <w:ins w:id="305" w:author="oiltiger" w:date="2014-05-21T13:28:00Z"/>
          <w:lang w:val="en-CA"/>
        </w:rPr>
      </w:pPr>
      <w:commentRangeStart w:id="306"/>
      <w:del w:id="307" w:author="oiltiger" w:date="2014-05-21T13:26:00Z">
        <w:r w:rsidDel="00A025E0">
          <w:rPr>
            <w:lang w:val="en-CA"/>
          </w:rPr>
          <w:delText xml:space="preserve">Add top level and </w:delText>
        </w:r>
        <w:commentRangeEnd w:id="306"/>
        <w:r w:rsidR="00C20AB5" w:rsidDel="00A025E0">
          <w:rPr>
            <w:rStyle w:val="a8"/>
          </w:rPr>
          <w:commentReference w:id="306"/>
        </w:r>
        <w:r w:rsidDel="00A025E0">
          <w:rPr>
            <w:lang w:val="en-CA"/>
          </w:rPr>
          <w:delText>T’rex motor controller</w:delText>
        </w:r>
      </w:del>
      <w:ins w:id="308" w:author="oiltiger" w:date="2014-05-21T13:26:00Z">
        <w:r w:rsidR="00A025E0">
          <w:rPr>
            <w:lang w:val="en-CA"/>
          </w:rPr>
          <w:t>Add components to the top platform of thumper</w:t>
        </w:r>
      </w:ins>
      <w:r>
        <w:rPr>
          <w:lang w:val="en-CA"/>
        </w:rPr>
        <w:t>.</w:t>
      </w:r>
    </w:p>
    <w:p w:rsidR="00A025E0" w:rsidRDefault="00A025E0" w:rsidP="001A3783">
      <w:pPr>
        <w:pStyle w:val="a3"/>
        <w:ind w:left="360" w:firstLineChars="0" w:firstLine="0"/>
        <w:rPr>
          <w:ins w:id="309" w:author="oiltiger" w:date="2014-05-21T13:32:00Z"/>
          <w:lang w:val="en-CA"/>
        </w:rPr>
      </w:pPr>
      <w:ins w:id="310" w:author="oiltiger" w:date="2014-05-21T13:28:00Z">
        <w:r>
          <w:rPr>
            <w:lang w:val="en-CA"/>
          </w:rPr>
          <w:t xml:space="preserve">First of all, the </w:t>
        </w:r>
        <w:proofErr w:type="spellStart"/>
        <w:r>
          <w:rPr>
            <w:lang w:val="en-CA"/>
          </w:rPr>
          <w:t>T</w:t>
        </w:r>
      </w:ins>
      <w:ins w:id="311" w:author="oiltiger" w:date="2014-05-21T13:29:00Z">
        <w:r>
          <w:rPr>
            <w:lang w:val="en-CA"/>
          </w:rPr>
          <w:t>’rex</w:t>
        </w:r>
        <w:proofErr w:type="spellEnd"/>
        <w:r>
          <w:rPr>
            <w:lang w:val="en-CA"/>
          </w:rPr>
          <w:t xml:space="preserve"> motor controller should be added to the top platform. </w:t>
        </w:r>
      </w:ins>
    </w:p>
    <w:p w:rsidR="00A025E0" w:rsidRDefault="00A025E0" w:rsidP="00A025E0">
      <w:pPr>
        <w:pStyle w:val="a3"/>
        <w:ind w:left="360" w:firstLineChars="0" w:firstLine="0"/>
        <w:jc w:val="center"/>
        <w:rPr>
          <w:ins w:id="312" w:author="oiltiger" w:date="2014-05-21T13:32:00Z"/>
          <w:lang w:val="en-CA"/>
        </w:rPr>
        <w:pPrChange w:id="313" w:author="oiltiger" w:date="2014-05-21T13:32:00Z">
          <w:pPr>
            <w:pStyle w:val="a3"/>
            <w:ind w:left="360" w:firstLineChars="0" w:firstLine="0"/>
          </w:pPr>
        </w:pPrChange>
      </w:pPr>
      <w:ins w:id="314" w:author="oiltiger" w:date="2014-05-21T13:32:00Z">
        <w:r>
          <w:rPr>
            <w:noProof/>
          </w:rPr>
          <w:drawing>
            <wp:inline distT="0" distB="0" distL="0" distR="0">
              <wp:extent cx="3081189" cy="1562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 trex.jpg"/>
                      <pic:cNvPicPr/>
                    </pic:nvPicPr>
                    <pic:blipFill>
                      <a:blip r:embed="rId28">
                        <a:extLst>
                          <a:ext uri="{28A0092B-C50C-407E-A947-70E740481C1C}">
                            <a14:useLocalDpi xmlns:a14="http://schemas.microsoft.com/office/drawing/2010/main" val="0"/>
                          </a:ext>
                        </a:extLst>
                      </a:blip>
                      <a:stretch>
                        <a:fillRect/>
                      </a:stretch>
                    </pic:blipFill>
                    <pic:spPr>
                      <a:xfrm>
                        <a:off x="0" y="0"/>
                        <a:ext cx="3087368" cy="1565233"/>
                      </a:xfrm>
                      <a:prstGeom prst="rect">
                        <a:avLst/>
                      </a:prstGeom>
                    </pic:spPr>
                  </pic:pic>
                </a:graphicData>
              </a:graphic>
            </wp:inline>
          </w:drawing>
        </w:r>
      </w:ins>
    </w:p>
    <w:p w:rsidR="00A025E0" w:rsidRDefault="00A025E0" w:rsidP="00A025E0">
      <w:pPr>
        <w:pStyle w:val="a3"/>
        <w:ind w:left="360" w:firstLineChars="0" w:firstLine="0"/>
        <w:jc w:val="center"/>
        <w:rPr>
          <w:ins w:id="315" w:author="oiltiger" w:date="2014-05-21T15:27:00Z"/>
          <w:sz w:val="16"/>
          <w:lang w:val="en-CA"/>
        </w:rPr>
        <w:pPrChange w:id="316" w:author="oiltiger" w:date="2014-05-21T13:32:00Z">
          <w:pPr>
            <w:pStyle w:val="a3"/>
            <w:ind w:left="360" w:firstLineChars="0" w:firstLine="0"/>
          </w:pPr>
        </w:pPrChange>
      </w:pPr>
      <w:proofErr w:type="gramStart"/>
      <w:ins w:id="317" w:author="oiltiger" w:date="2014-05-21T13:32:00Z">
        <w:r w:rsidRPr="00017D79">
          <w:rPr>
            <w:sz w:val="16"/>
            <w:lang w:val="en-CA"/>
            <w:rPrChange w:id="318" w:author="oiltiger" w:date="2014-05-21T15:26:00Z">
              <w:rPr>
                <w:lang w:val="en-CA"/>
              </w:rPr>
            </w:rPrChange>
          </w:rPr>
          <w:t xml:space="preserve">Fig </w:t>
        </w:r>
      </w:ins>
      <w:ins w:id="319" w:author="oiltiger" w:date="2014-05-21T15:27:00Z">
        <w:r w:rsidR="00017D79">
          <w:rPr>
            <w:sz w:val="16"/>
            <w:lang w:val="en-CA"/>
          </w:rPr>
          <w:t>18</w:t>
        </w:r>
      </w:ins>
      <w:ins w:id="320" w:author="oiltiger" w:date="2014-05-21T13:32:00Z">
        <w:r w:rsidRPr="00017D79">
          <w:rPr>
            <w:sz w:val="16"/>
            <w:lang w:val="en-CA"/>
            <w:rPrChange w:id="321" w:author="oiltiger" w:date="2014-05-21T15:26:00Z">
              <w:rPr>
                <w:lang w:val="en-CA"/>
              </w:rPr>
            </w:rPrChange>
          </w:rPr>
          <w:t>.</w:t>
        </w:r>
        <w:proofErr w:type="gramEnd"/>
        <w:r w:rsidRPr="00017D79">
          <w:rPr>
            <w:sz w:val="16"/>
            <w:lang w:val="en-CA"/>
            <w:rPrChange w:id="322" w:author="oiltiger" w:date="2014-05-21T15:26:00Z">
              <w:rPr>
                <w:lang w:val="en-CA"/>
              </w:rPr>
            </w:rPrChange>
          </w:rPr>
          <w:t xml:space="preserve"> </w:t>
        </w:r>
        <w:proofErr w:type="gramStart"/>
        <w:r w:rsidRPr="00017D79">
          <w:rPr>
            <w:sz w:val="16"/>
            <w:lang w:val="en-CA"/>
            <w:rPrChange w:id="323" w:author="oiltiger" w:date="2014-05-21T15:26:00Z">
              <w:rPr>
                <w:lang w:val="en-CA"/>
              </w:rPr>
            </w:rPrChange>
          </w:rPr>
          <w:t>add</w:t>
        </w:r>
        <w:proofErr w:type="gramEnd"/>
        <w:r w:rsidRPr="00017D79">
          <w:rPr>
            <w:sz w:val="16"/>
            <w:lang w:val="en-CA"/>
            <w:rPrChange w:id="324" w:author="oiltiger" w:date="2014-05-21T15:26:00Z">
              <w:rPr>
                <w:lang w:val="en-CA"/>
              </w:rPr>
            </w:rPrChange>
          </w:rPr>
          <w:t xml:space="preserve"> </w:t>
        </w:r>
        <w:proofErr w:type="spellStart"/>
        <w:r w:rsidRPr="00017D79">
          <w:rPr>
            <w:sz w:val="16"/>
            <w:lang w:val="en-CA"/>
            <w:rPrChange w:id="325" w:author="oiltiger" w:date="2014-05-21T15:26:00Z">
              <w:rPr>
                <w:lang w:val="en-CA"/>
              </w:rPr>
            </w:rPrChange>
          </w:rPr>
          <w:t>T’rex</w:t>
        </w:r>
        <w:proofErr w:type="spellEnd"/>
        <w:r w:rsidRPr="00017D79">
          <w:rPr>
            <w:sz w:val="16"/>
            <w:lang w:val="en-CA"/>
            <w:rPrChange w:id="326" w:author="oiltiger" w:date="2014-05-21T15:26:00Z">
              <w:rPr>
                <w:lang w:val="en-CA"/>
              </w:rPr>
            </w:rPrChange>
          </w:rPr>
          <w:t xml:space="preserve"> to the top platform</w:t>
        </w:r>
      </w:ins>
    </w:p>
    <w:p w:rsidR="00017D79" w:rsidRPr="00017D79" w:rsidRDefault="00017D79" w:rsidP="00A025E0">
      <w:pPr>
        <w:pStyle w:val="a3"/>
        <w:ind w:left="360" w:firstLineChars="0" w:firstLine="0"/>
        <w:jc w:val="center"/>
        <w:rPr>
          <w:ins w:id="327" w:author="oiltiger" w:date="2014-05-21T13:33:00Z"/>
          <w:sz w:val="16"/>
          <w:lang w:val="en-CA"/>
          <w:rPrChange w:id="328" w:author="oiltiger" w:date="2014-05-21T15:26:00Z">
            <w:rPr>
              <w:ins w:id="329" w:author="oiltiger" w:date="2014-05-21T13:33:00Z"/>
              <w:lang w:val="en-CA"/>
            </w:rPr>
          </w:rPrChange>
        </w:rPr>
        <w:pPrChange w:id="330" w:author="oiltiger" w:date="2014-05-21T13:32:00Z">
          <w:pPr>
            <w:pStyle w:val="a3"/>
            <w:ind w:left="360" w:firstLineChars="0" w:firstLine="0"/>
          </w:pPr>
        </w:pPrChange>
      </w:pPr>
    </w:p>
    <w:p w:rsidR="00B844B9" w:rsidRDefault="00B844B9" w:rsidP="00B844B9">
      <w:pPr>
        <w:pStyle w:val="a3"/>
        <w:ind w:left="360" w:firstLineChars="0" w:firstLine="0"/>
        <w:jc w:val="left"/>
        <w:rPr>
          <w:ins w:id="331" w:author="oiltiger" w:date="2014-05-21T13:37:00Z"/>
          <w:lang w:val="en-CA"/>
        </w:rPr>
        <w:pPrChange w:id="332" w:author="oiltiger" w:date="2014-05-21T13:33:00Z">
          <w:pPr>
            <w:pStyle w:val="a3"/>
            <w:ind w:left="360" w:firstLineChars="0" w:firstLine="0"/>
          </w:pPr>
        </w:pPrChange>
      </w:pPr>
      <w:ins w:id="333" w:author="oiltiger" w:date="2014-05-21T13:33:00Z">
        <w:r>
          <w:rPr>
            <w:lang w:val="en-CA"/>
          </w:rPr>
          <w:t xml:space="preserve">In fig x it shows that there are some </w:t>
        </w:r>
      </w:ins>
      <w:ins w:id="334" w:author="oiltiger" w:date="2014-05-21T13:34:00Z">
        <w:r>
          <w:rPr>
            <w:lang w:val="en-CA"/>
          </w:rPr>
          <w:t xml:space="preserve">scratches on the top platform and they are taped. Those are caused by the pins under pi. So </w:t>
        </w:r>
      </w:ins>
      <w:ins w:id="335" w:author="oiltiger" w:date="2014-05-21T13:36:00Z">
        <w:r>
          <w:rPr>
            <w:lang w:val="en-CA"/>
          </w:rPr>
          <w:t xml:space="preserve">a protect case has been added and it should been fixed on the top platform. </w:t>
        </w:r>
      </w:ins>
      <w:ins w:id="336" w:author="oiltiger" w:date="2014-05-21T13:37:00Z">
        <w:r>
          <w:rPr>
            <w:lang w:val="en-CA"/>
          </w:rPr>
          <w:t>In fig x. there is a way to fix the case on the platform by using two zip ties.</w:t>
        </w:r>
      </w:ins>
    </w:p>
    <w:p w:rsidR="00B844B9" w:rsidRDefault="00B844B9" w:rsidP="00B844B9">
      <w:pPr>
        <w:pStyle w:val="a3"/>
        <w:ind w:left="360" w:firstLineChars="0" w:firstLine="0"/>
        <w:jc w:val="center"/>
        <w:rPr>
          <w:ins w:id="337" w:author="oiltiger" w:date="2014-05-21T13:38:00Z"/>
          <w:lang w:val="en-CA"/>
        </w:rPr>
        <w:pPrChange w:id="338" w:author="oiltiger" w:date="2014-05-21T13:38:00Z">
          <w:pPr>
            <w:pStyle w:val="a3"/>
            <w:ind w:left="360" w:firstLineChars="0" w:firstLine="0"/>
          </w:pPr>
        </w:pPrChange>
      </w:pPr>
      <w:ins w:id="339" w:author="oiltiger" w:date="2014-05-21T13:38:00Z">
        <w:r>
          <w:rPr>
            <w:noProof/>
          </w:rPr>
          <w:drawing>
            <wp:inline distT="0" distB="0" distL="0" distR="0">
              <wp:extent cx="2584450" cy="19384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 case.jpg"/>
                      <pic:cNvPicPr/>
                    </pic:nvPicPr>
                    <pic:blipFill>
                      <a:blip r:embed="rId29">
                        <a:extLst>
                          <a:ext uri="{28A0092B-C50C-407E-A947-70E740481C1C}">
                            <a14:useLocalDpi xmlns:a14="http://schemas.microsoft.com/office/drawing/2010/main" val="0"/>
                          </a:ext>
                        </a:extLst>
                      </a:blip>
                      <a:stretch>
                        <a:fillRect/>
                      </a:stretch>
                    </pic:blipFill>
                    <pic:spPr>
                      <a:xfrm>
                        <a:off x="0" y="0"/>
                        <a:ext cx="2581795" cy="1936489"/>
                      </a:xfrm>
                      <a:prstGeom prst="rect">
                        <a:avLst/>
                      </a:prstGeom>
                    </pic:spPr>
                  </pic:pic>
                </a:graphicData>
              </a:graphic>
            </wp:inline>
          </w:drawing>
        </w:r>
      </w:ins>
    </w:p>
    <w:p w:rsidR="00B844B9" w:rsidRPr="00017D79" w:rsidRDefault="00B844B9" w:rsidP="00B844B9">
      <w:pPr>
        <w:pStyle w:val="a3"/>
        <w:ind w:left="360" w:firstLineChars="0" w:firstLine="0"/>
        <w:jc w:val="center"/>
        <w:rPr>
          <w:ins w:id="340" w:author="oiltiger" w:date="2014-05-21T13:41:00Z"/>
          <w:sz w:val="16"/>
          <w:lang w:val="en-CA"/>
          <w:rPrChange w:id="341" w:author="oiltiger" w:date="2014-05-21T15:27:00Z">
            <w:rPr>
              <w:ins w:id="342" w:author="oiltiger" w:date="2014-05-21T13:41:00Z"/>
              <w:lang w:val="en-CA"/>
            </w:rPr>
          </w:rPrChange>
        </w:rPr>
        <w:pPrChange w:id="343" w:author="oiltiger" w:date="2014-05-21T13:38:00Z">
          <w:pPr>
            <w:pStyle w:val="a3"/>
            <w:ind w:left="360" w:firstLineChars="0" w:firstLine="0"/>
          </w:pPr>
        </w:pPrChange>
      </w:pPr>
      <w:proofErr w:type="gramStart"/>
      <w:ins w:id="344" w:author="oiltiger" w:date="2014-05-21T13:38:00Z">
        <w:r w:rsidRPr="00017D79">
          <w:rPr>
            <w:sz w:val="16"/>
            <w:lang w:val="en-CA"/>
            <w:rPrChange w:id="345" w:author="oiltiger" w:date="2014-05-21T15:27:00Z">
              <w:rPr>
                <w:lang w:val="en-CA"/>
              </w:rPr>
            </w:rPrChange>
          </w:rPr>
          <w:t xml:space="preserve">Fig </w:t>
        </w:r>
      </w:ins>
      <w:ins w:id="346" w:author="oiltiger" w:date="2014-05-21T15:27:00Z">
        <w:r w:rsidR="00017D79">
          <w:rPr>
            <w:sz w:val="16"/>
            <w:lang w:val="en-CA"/>
          </w:rPr>
          <w:t>19</w:t>
        </w:r>
      </w:ins>
      <w:ins w:id="347" w:author="oiltiger" w:date="2014-05-21T13:38:00Z">
        <w:r w:rsidRPr="00017D79">
          <w:rPr>
            <w:sz w:val="16"/>
            <w:lang w:val="en-CA"/>
            <w:rPrChange w:id="348" w:author="oiltiger" w:date="2014-05-21T15:27:00Z">
              <w:rPr>
                <w:lang w:val="en-CA"/>
              </w:rPr>
            </w:rPrChange>
          </w:rPr>
          <w:t>.</w:t>
        </w:r>
        <w:proofErr w:type="gramEnd"/>
        <w:r w:rsidRPr="00017D79">
          <w:rPr>
            <w:sz w:val="16"/>
            <w:lang w:val="en-CA"/>
            <w:rPrChange w:id="349" w:author="oiltiger" w:date="2014-05-21T15:27:00Z">
              <w:rPr>
                <w:lang w:val="en-CA"/>
              </w:rPr>
            </w:rPrChange>
          </w:rPr>
          <w:t xml:space="preserve"> </w:t>
        </w:r>
        <w:proofErr w:type="gramStart"/>
        <w:r w:rsidRPr="00017D79">
          <w:rPr>
            <w:sz w:val="16"/>
            <w:lang w:val="en-CA"/>
            <w:rPrChange w:id="350" w:author="oiltiger" w:date="2014-05-21T15:27:00Z">
              <w:rPr>
                <w:lang w:val="en-CA"/>
              </w:rPr>
            </w:rPrChange>
          </w:rPr>
          <w:t>top</w:t>
        </w:r>
        <w:proofErr w:type="gramEnd"/>
        <w:r w:rsidRPr="00017D79">
          <w:rPr>
            <w:sz w:val="16"/>
            <w:lang w:val="en-CA"/>
            <w:rPrChange w:id="351" w:author="oiltiger" w:date="2014-05-21T15:27:00Z">
              <w:rPr>
                <w:lang w:val="en-CA"/>
              </w:rPr>
            </w:rPrChange>
          </w:rPr>
          <w:t xml:space="preserve"> platform with raspberry </w:t>
        </w:r>
      </w:ins>
      <w:ins w:id="352" w:author="oiltiger" w:date="2014-05-21T13:39:00Z">
        <w:r w:rsidRPr="00017D79">
          <w:rPr>
            <w:sz w:val="16"/>
            <w:lang w:val="en-CA"/>
            <w:rPrChange w:id="353" w:author="oiltiger" w:date="2014-05-21T15:27:00Z">
              <w:rPr>
                <w:lang w:val="en-CA"/>
              </w:rPr>
            </w:rPrChange>
          </w:rPr>
          <w:t xml:space="preserve">pi </w:t>
        </w:r>
      </w:ins>
      <w:ins w:id="354" w:author="oiltiger" w:date="2014-05-21T13:38:00Z">
        <w:r w:rsidRPr="00017D79">
          <w:rPr>
            <w:sz w:val="16"/>
            <w:lang w:val="en-CA"/>
            <w:rPrChange w:id="355" w:author="oiltiger" w:date="2014-05-21T15:27:00Z">
              <w:rPr>
                <w:lang w:val="en-CA"/>
              </w:rPr>
            </w:rPrChange>
          </w:rPr>
          <w:t xml:space="preserve">case and </w:t>
        </w:r>
        <w:proofErr w:type="spellStart"/>
        <w:r w:rsidRPr="00017D79">
          <w:rPr>
            <w:sz w:val="16"/>
            <w:lang w:val="en-CA"/>
            <w:rPrChange w:id="356" w:author="oiltiger" w:date="2014-05-21T15:27:00Z">
              <w:rPr>
                <w:lang w:val="en-CA"/>
              </w:rPr>
            </w:rPrChange>
          </w:rPr>
          <w:t>T</w:t>
        </w:r>
      </w:ins>
      <w:ins w:id="357" w:author="oiltiger" w:date="2014-05-21T13:39:00Z">
        <w:r w:rsidRPr="00017D79">
          <w:rPr>
            <w:sz w:val="16"/>
            <w:lang w:val="en-CA"/>
            <w:rPrChange w:id="358" w:author="oiltiger" w:date="2014-05-21T15:27:00Z">
              <w:rPr>
                <w:lang w:val="en-CA"/>
              </w:rPr>
            </w:rPrChange>
          </w:rPr>
          <w:t>’rex</w:t>
        </w:r>
      </w:ins>
      <w:proofErr w:type="spellEnd"/>
    </w:p>
    <w:p w:rsidR="00B844B9" w:rsidRDefault="00B844B9" w:rsidP="00B844B9">
      <w:pPr>
        <w:pStyle w:val="a3"/>
        <w:ind w:left="360" w:firstLineChars="0" w:firstLine="0"/>
        <w:jc w:val="center"/>
        <w:rPr>
          <w:ins w:id="359" w:author="oiltiger" w:date="2014-05-21T13:41:00Z"/>
          <w:lang w:val="en-CA"/>
        </w:rPr>
        <w:pPrChange w:id="360" w:author="oiltiger" w:date="2014-05-21T13:38:00Z">
          <w:pPr>
            <w:pStyle w:val="a3"/>
            <w:ind w:left="360" w:firstLineChars="0" w:firstLine="0"/>
          </w:pPr>
        </w:pPrChange>
      </w:pPr>
    </w:p>
    <w:p w:rsidR="00B844B9" w:rsidRDefault="00B844B9" w:rsidP="00B844B9">
      <w:pPr>
        <w:pStyle w:val="a3"/>
        <w:ind w:left="360" w:firstLineChars="0" w:firstLine="0"/>
        <w:jc w:val="left"/>
        <w:rPr>
          <w:ins w:id="361" w:author="oiltiger" w:date="2014-05-21T13:42:00Z"/>
          <w:lang w:val="en-CA"/>
        </w:rPr>
        <w:pPrChange w:id="362" w:author="oiltiger" w:date="2014-05-21T13:41:00Z">
          <w:pPr>
            <w:pStyle w:val="a3"/>
            <w:ind w:left="360" w:firstLineChars="0" w:firstLine="0"/>
          </w:pPr>
        </w:pPrChange>
      </w:pPr>
      <w:ins w:id="363" w:author="oiltiger" w:date="2014-05-21T13:41:00Z">
        <w:r>
          <w:rPr>
            <w:lang w:val="en-CA"/>
          </w:rPr>
          <w:t xml:space="preserve">The last is adding webcam to the platform. </w:t>
        </w:r>
      </w:ins>
    </w:p>
    <w:p w:rsidR="00B844B9" w:rsidRDefault="00B844B9" w:rsidP="00B844B9">
      <w:pPr>
        <w:pStyle w:val="a3"/>
        <w:ind w:left="360" w:firstLineChars="0" w:firstLine="0"/>
        <w:jc w:val="center"/>
        <w:rPr>
          <w:ins w:id="364" w:author="oiltiger" w:date="2014-05-21T15:27:00Z"/>
          <w:lang w:val="en-CA"/>
        </w:rPr>
        <w:pPrChange w:id="365" w:author="oiltiger" w:date="2014-05-21T13:49:00Z">
          <w:pPr>
            <w:pStyle w:val="a3"/>
            <w:ind w:left="360" w:firstLineChars="0" w:firstLine="0"/>
          </w:pPr>
        </w:pPrChange>
      </w:pPr>
      <w:ins w:id="366" w:author="oiltiger" w:date="2014-05-21T13:49:00Z">
        <w:r>
          <w:rPr>
            <w:noProof/>
          </w:rPr>
          <w:drawing>
            <wp:inline distT="0" distB="0" distL="0" distR="0">
              <wp:extent cx="2573676" cy="1930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 camera.jpg"/>
                      <pic:cNvPicPr/>
                    </pic:nvPicPr>
                    <pic:blipFill>
                      <a:blip r:embed="rId30">
                        <a:extLst>
                          <a:ext uri="{28A0092B-C50C-407E-A947-70E740481C1C}">
                            <a14:useLocalDpi xmlns:a14="http://schemas.microsoft.com/office/drawing/2010/main" val="0"/>
                          </a:ext>
                        </a:extLst>
                      </a:blip>
                      <a:stretch>
                        <a:fillRect/>
                      </a:stretch>
                    </pic:blipFill>
                    <pic:spPr>
                      <a:xfrm>
                        <a:off x="0" y="0"/>
                        <a:ext cx="2570577" cy="1928075"/>
                      </a:xfrm>
                      <a:prstGeom prst="rect">
                        <a:avLst/>
                      </a:prstGeom>
                    </pic:spPr>
                  </pic:pic>
                </a:graphicData>
              </a:graphic>
            </wp:inline>
          </w:drawing>
        </w:r>
      </w:ins>
    </w:p>
    <w:p w:rsidR="00017D79" w:rsidRDefault="00017D79" w:rsidP="00B844B9">
      <w:pPr>
        <w:pStyle w:val="a3"/>
        <w:ind w:left="360" w:firstLineChars="0" w:firstLine="0"/>
        <w:jc w:val="center"/>
        <w:rPr>
          <w:lang w:val="en-CA"/>
        </w:rPr>
        <w:pPrChange w:id="367" w:author="oiltiger" w:date="2014-05-21T13:49:00Z">
          <w:pPr>
            <w:pStyle w:val="a3"/>
            <w:ind w:left="360" w:firstLineChars="0" w:firstLine="0"/>
          </w:pPr>
        </w:pPrChange>
      </w:pPr>
      <w:proofErr w:type="gramStart"/>
      <w:ins w:id="368" w:author="oiltiger" w:date="2014-05-21T15:27:00Z">
        <w:r w:rsidRPr="00BF357F">
          <w:rPr>
            <w:sz w:val="16"/>
            <w:lang w:val="en-CA"/>
          </w:rPr>
          <w:t xml:space="preserve">Fig </w:t>
        </w:r>
        <w:r>
          <w:rPr>
            <w:sz w:val="16"/>
            <w:lang w:val="en-CA"/>
          </w:rPr>
          <w:t>20</w:t>
        </w:r>
        <w:r w:rsidRPr="00BF357F">
          <w:rPr>
            <w:sz w:val="16"/>
            <w:lang w:val="en-CA"/>
          </w:rPr>
          <w:t>.</w:t>
        </w:r>
        <w:proofErr w:type="gramEnd"/>
        <w:r w:rsidRPr="00BF357F">
          <w:rPr>
            <w:sz w:val="16"/>
            <w:lang w:val="en-CA"/>
          </w:rPr>
          <w:t xml:space="preserve"> </w:t>
        </w:r>
        <w:proofErr w:type="gramStart"/>
        <w:r w:rsidRPr="00BF357F">
          <w:rPr>
            <w:sz w:val="16"/>
            <w:lang w:val="en-CA"/>
          </w:rPr>
          <w:t>top</w:t>
        </w:r>
        <w:proofErr w:type="gramEnd"/>
        <w:r w:rsidRPr="00BF357F">
          <w:rPr>
            <w:sz w:val="16"/>
            <w:lang w:val="en-CA"/>
          </w:rPr>
          <w:t xml:space="preserve"> platform with raspberry pi </w:t>
        </w:r>
        <w:r>
          <w:rPr>
            <w:sz w:val="16"/>
            <w:lang w:val="en-CA"/>
          </w:rPr>
          <w:t>case,</w:t>
        </w:r>
        <w:r w:rsidRPr="00BF357F">
          <w:rPr>
            <w:sz w:val="16"/>
            <w:lang w:val="en-CA"/>
          </w:rPr>
          <w:t xml:space="preserve"> </w:t>
        </w:r>
        <w:proofErr w:type="spellStart"/>
        <w:r w:rsidRPr="00BF357F">
          <w:rPr>
            <w:sz w:val="16"/>
            <w:lang w:val="en-CA"/>
          </w:rPr>
          <w:t>T’rex</w:t>
        </w:r>
        <w:proofErr w:type="spellEnd"/>
        <w:r>
          <w:rPr>
            <w:sz w:val="16"/>
            <w:lang w:val="en-CA"/>
          </w:rPr>
          <w:t xml:space="preserve"> and webcam</w:t>
        </w:r>
      </w:ins>
    </w:p>
    <w:p w:rsidR="00ED205A" w:rsidRPr="00E134E8" w:rsidRDefault="005B3179" w:rsidP="001A3783">
      <w:pPr>
        <w:pStyle w:val="a3"/>
        <w:ind w:left="360" w:firstLineChars="0" w:firstLine="0"/>
        <w:rPr>
          <w:u w:val="single"/>
          <w:lang w:val="en-CA"/>
        </w:rPr>
      </w:pPr>
      <w:r w:rsidRPr="00E134E8">
        <w:rPr>
          <w:u w:val="single"/>
          <w:lang w:val="en-CA"/>
        </w:rPr>
        <w:t>Step 6:</w:t>
      </w:r>
    </w:p>
    <w:p w:rsidR="005B3179" w:rsidRDefault="005B3179" w:rsidP="001A3783">
      <w:pPr>
        <w:pStyle w:val="a3"/>
        <w:ind w:left="360" w:firstLineChars="0" w:firstLine="0"/>
        <w:rPr>
          <w:ins w:id="369" w:author="oiltiger" w:date="2014-05-21T14:07:00Z"/>
          <w:lang w:val="en-CA"/>
        </w:rPr>
      </w:pPr>
      <w:del w:id="370" w:author="oiltiger" w:date="2014-05-21T13:51:00Z">
        <w:r w:rsidDel="000B0689">
          <w:rPr>
            <w:lang w:val="en-CA"/>
          </w:rPr>
          <w:delText>Make connection to T’rex</w:delText>
        </w:r>
      </w:del>
      <w:ins w:id="371" w:author="oiltiger" w:date="2014-05-21T13:51:00Z">
        <w:r w:rsidR="000B0689">
          <w:rPr>
            <w:lang w:val="en-CA"/>
          </w:rPr>
          <w:t xml:space="preserve">Wire connections of </w:t>
        </w:r>
        <w:proofErr w:type="spellStart"/>
        <w:r w:rsidR="000B0689">
          <w:rPr>
            <w:lang w:val="en-CA"/>
          </w:rPr>
          <w:t>T’rex</w:t>
        </w:r>
        <w:proofErr w:type="spellEnd"/>
        <w:r w:rsidR="000B0689">
          <w:rPr>
            <w:lang w:val="en-CA"/>
          </w:rPr>
          <w:t xml:space="preserve"> motor controller</w:t>
        </w:r>
      </w:ins>
      <w:r>
        <w:rPr>
          <w:lang w:val="en-CA"/>
        </w:rPr>
        <w:t>.</w:t>
      </w:r>
    </w:p>
    <w:p w:rsidR="006A1591" w:rsidRDefault="006A1591" w:rsidP="006A1591">
      <w:pPr>
        <w:pStyle w:val="a3"/>
        <w:ind w:left="360" w:firstLineChars="0" w:firstLine="0"/>
        <w:jc w:val="center"/>
        <w:rPr>
          <w:ins w:id="372" w:author="oiltiger" w:date="2014-05-21T14:08:00Z"/>
          <w:lang w:val="en-CA"/>
        </w:rPr>
        <w:pPrChange w:id="373" w:author="oiltiger" w:date="2014-05-21T14:07:00Z">
          <w:pPr>
            <w:pStyle w:val="a3"/>
            <w:ind w:left="360" w:firstLineChars="0" w:firstLine="0"/>
          </w:pPr>
        </w:pPrChange>
      </w:pPr>
      <w:ins w:id="374" w:author="oiltiger" w:date="2014-05-21T14:07:00Z">
        <w:r>
          <w:rPr>
            <w:noProof/>
          </w:rPr>
          <w:drawing>
            <wp:inline distT="0" distB="0" distL="0" distR="0">
              <wp:extent cx="3022600" cy="226711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 -1.jpg"/>
                      <pic:cNvPicPr/>
                    </pic:nvPicPr>
                    <pic:blipFill>
                      <a:blip r:embed="rId31">
                        <a:extLst>
                          <a:ext uri="{28A0092B-C50C-407E-A947-70E740481C1C}">
                            <a14:useLocalDpi xmlns:a14="http://schemas.microsoft.com/office/drawing/2010/main" val="0"/>
                          </a:ext>
                        </a:extLst>
                      </a:blip>
                      <a:stretch>
                        <a:fillRect/>
                      </a:stretch>
                    </pic:blipFill>
                    <pic:spPr>
                      <a:xfrm>
                        <a:off x="0" y="0"/>
                        <a:ext cx="3021423" cy="2266235"/>
                      </a:xfrm>
                      <a:prstGeom prst="rect">
                        <a:avLst/>
                      </a:prstGeom>
                    </pic:spPr>
                  </pic:pic>
                </a:graphicData>
              </a:graphic>
            </wp:inline>
          </w:drawing>
        </w:r>
      </w:ins>
    </w:p>
    <w:p w:rsidR="006A1591" w:rsidRDefault="006A1591" w:rsidP="006A1591">
      <w:pPr>
        <w:pStyle w:val="a3"/>
        <w:ind w:left="360" w:firstLineChars="0" w:firstLine="0"/>
        <w:jc w:val="center"/>
        <w:rPr>
          <w:ins w:id="375" w:author="oiltiger" w:date="2014-05-21T15:30:00Z"/>
          <w:sz w:val="16"/>
          <w:lang w:val="en-CA"/>
        </w:rPr>
        <w:pPrChange w:id="376" w:author="oiltiger" w:date="2014-05-21T14:07:00Z">
          <w:pPr>
            <w:pStyle w:val="a3"/>
            <w:ind w:left="360" w:firstLineChars="0" w:firstLine="0"/>
          </w:pPr>
        </w:pPrChange>
      </w:pPr>
      <w:proofErr w:type="gramStart"/>
      <w:ins w:id="377" w:author="oiltiger" w:date="2014-05-21T14:08:00Z">
        <w:r w:rsidRPr="00017D79">
          <w:rPr>
            <w:sz w:val="16"/>
            <w:lang w:val="en-CA"/>
            <w:rPrChange w:id="378" w:author="oiltiger" w:date="2014-05-21T15:30:00Z">
              <w:rPr>
                <w:lang w:val="en-CA"/>
              </w:rPr>
            </w:rPrChange>
          </w:rPr>
          <w:t xml:space="preserve">Fig </w:t>
        </w:r>
      </w:ins>
      <w:ins w:id="379" w:author="oiltiger" w:date="2014-05-21T15:30:00Z">
        <w:r w:rsidR="00017D79" w:rsidRPr="00017D79">
          <w:rPr>
            <w:sz w:val="16"/>
            <w:lang w:val="en-CA"/>
            <w:rPrChange w:id="380" w:author="oiltiger" w:date="2014-05-21T15:30:00Z">
              <w:rPr>
                <w:lang w:val="en-CA"/>
              </w:rPr>
            </w:rPrChange>
          </w:rPr>
          <w:t>21</w:t>
        </w:r>
      </w:ins>
      <w:ins w:id="381" w:author="oiltiger" w:date="2014-05-21T14:08:00Z">
        <w:r w:rsidRPr="00017D79">
          <w:rPr>
            <w:sz w:val="16"/>
            <w:lang w:val="en-CA"/>
            <w:rPrChange w:id="382" w:author="oiltiger" w:date="2014-05-21T15:30:00Z">
              <w:rPr>
                <w:lang w:val="en-CA"/>
              </w:rPr>
            </w:rPrChange>
          </w:rPr>
          <w:t>.</w:t>
        </w:r>
        <w:proofErr w:type="gramEnd"/>
        <w:r w:rsidRPr="00017D79">
          <w:rPr>
            <w:sz w:val="16"/>
            <w:lang w:val="en-CA"/>
            <w:rPrChange w:id="383" w:author="oiltiger" w:date="2014-05-21T15:30:00Z">
              <w:rPr>
                <w:lang w:val="en-CA"/>
              </w:rPr>
            </w:rPrChange>
          </w:rPr>
          <w:t xml:space="preserve"> </w:t>
        </w:r>
        <w:proofErr w:type="gramStart"/>
        <w:r w:rsidRPr="00017D79">
          <w:rPr>
            <w:sz w:val="16"/>
            <w:lang w:val="en-CA"/>
            <w:rPrChange w:id="384" w:author="oiltiger" w:date="2014-05-21T15:30:00Z">
              <w:rPr>
                <w:lang w:val="en-CA"/>
              </w:rPr>
            </w:rPrChange>
          </w:rPr>
          <w:t>power</w:t>
        </w:r>
        <w:proofErr w:type="gramEnd"/>
        <w:r w:rsidRPr="00017D79">
          <w:rPr>
            <w:sz w:val="16"/>
            <w:lang w:val="en-CA"/>
            <w:rPrChange w:id="385" w:author="oiltiger" w:date="2014-05-21T15:30:00Z">
              <w:rPr>
                <w:lang w:val="en-CA"/>
              </w:rPr>
            </w:rPrChange>
          </w:rPr>
          <w:t xml:space="preserve"> supply wires from switch</w:t>
        </w:r>
      </w:ins>
    </w:p>
    <w:p w:rsidR="00017D79" w:rsidRPr="00017D79" w:rsidRDefault="00017D79" w:rsidP="006A1591">
      <w:pPr>
        <w:pStyle w:val="a3"/>
        <w:ind w:left="360" w:firstLineChars="0" w:firstLine="0"/>
        <w:jc w:val="center"/>
        <w:rPr>
          <w:sz w:val="16"/>
          <w:lang w:val="en-CA"/>
          <w:rPrChange w:id="386" w:author="oiltiger" w:date="2014-05-21T15:30:00Z">
            <w:rPr>
              <w:lang w:val="en-CA"/>
            </w:rPr>
          </w:rPrChange>
        </w:rPr>
        <w:pPrChange w:id="387" w:author="oiltiger" w:date="2014-05-21T14:07:00Z">
          <w:pPr>
            <w:pStyle w:val="a3"/>
            <w:ind w:left="360" w:firstLineChars="0" w:firstLine="0"/>
          </w:pPr>
        </w:pPrChange>
      </w:pPr>
    </w:p>
    <w:p w:rsidR="005B3179" w:rsidRDefault="002126E0" w:rsidP="005B3179">
      <w:pPr>
        <w:pStyle w:val="a3"/>
        <w:ind w:left="360" w:firstLineChars="0" w:firstLine="0"/>
        <w:jc w:val="center"/>
        <w:rPr>
          <w:lang w:val="en-CA"/>
        </w:rPr>
      </w:pPr>
      <w:ins w:id="388" w:author="oiltiger" w:date="2014-05-21T14:41:00Z">
        <w:r>
          <w:rPr>
            <w:noProof/>
          </w:rPr>
          <w:lastRenderedPageBreak/>
          <w:drawing>
            <wp:inline distT="0" distB="0" distL="0" distR="0">
              <wp:extent cx="3041849" cy="2281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 -2.jpg"/>
                      <pic:cNvPicPr/>
                    </pic:nvPicPr>
                    <pic:blipFill>
                      <a:blip r:embed="rId32">
                        <a:extLst>
                          <a:ext uri="{28A0092B-C50C-407E-A947-70E740481C1C}">
                            <a14:useLocalDpi xmlns:a14="http://schemas.microsoft.com/office/drawing/2010/main" val="0"/>
                          </a:ext>
                        </a:extLst>
                      </a:blip>
                      <a:stretch>
                        <a:fillRect/>
                      </a:stretch>
                    </pic:blipFill>
                    <pic:spPr>
                      <a:xfrm>
                        <a:off x="0" y="0"/>
                        <a:ext cx="3040502" cy="2280544"/>
                      </a:xfrm>
                      <a:prstGeom prst="rect">
                        <a:avLst/>
                      </a:prstGeom>
                    </pic:spPr>
                  </pic:pic>
                </a:graphicData>
              </a:graphic>
            </wp:inline>
          </w:drawing>
        </w:r>
      </w:ins>
    </w:p>
    <w:p w:rsidR="00ED205A" w:rsidRDefault="005B3179" w:rsidP="005B3179">
      <w:pPr>
        <w:pStyle w:val="a3"/>
        <w:ind w:left="360" w:firstLineChars="0" w:firstLine="0"/>
        <w:jc w:val="center"/>
        <w:rPr>
          <w:ins w:id="389" w:author="oiltiger" w:date="2014-05-21T15:30:00Z"/>
          <w:sz w:val="16"/>
          <w:lang w:val="en-CA"/>
        </w:rPr>
      </w:pPr>
      <w:proofErr w:type="gramStart"/>
      <w:r w:rsidRPr="005617BA">
        <w:rPr>
          <w:sz w:val="16"/>
          <w:lang w:val="en-CA"/>
        </w:rPr>
        <w:t xml:space="preserve">Fig </w:t>
      </w:r>
      <w:del w:id="390" w:author="oiltiger" w:date="2014-05-21T15:30:00Z">
        <w:r w:rsidRPr="005617BA" w:rsidDel="00017D79">
          <w:rPr>
            <w:sz w:val="16"/>
            <w:lang w:val="en-CA"/>
          </w:rPr>
          <w:delText>10</w:delText>
        </w:r>
      </w:del>
      <w:ins w:id="391" w:author="oiltiger" w:date="2014-05-21T15:30:00Z">
        <w:r w:rsidR="00017D79">
          <w:rPr>
            <w:sz w:val="16"/>
            <w:lang w:val="en-CA"/>
          </w:rPr>
          <w:t>22</w:t>
        </w:r>
      </w:ins>
      <w:commentRangeStart w:id="392"/>
      <w:r w:rsidRPr="005617BA">
        <w:rPr>
          <w:sz w:val="16"/>
          <w:lang w:val="en-CA"/>
        </w:rPr>
        <w:t>.</w:t>
      </w:r>
      <w:proofErr w:type="gramEnd"/>
      <w:r w:rsidRPr="005617BA">
        <w:rPr>
          <w:sz w:val="16"/>
          <w:lang w:val="en-CA"/>
        </w:rPr>
        <w:t xml:space="preserve"> Connection of </w:t>
      </w:r>
      <w:commentRangeEnd w:id="392"/>
      <w:r w:rsidR="00C20AB5">
        <w:rPr>
          <w:rStyle w:val="a8"/>
        </w:rPr>
        <w:commentReference w:id="392"/>
      </w:r>
      <w:proofErr w:type="spellStart"/>
      <w:r w:rsidRPr="005617BA">
        <w:rPr>
          <w:sz w:val="16"/>
          <w:lang w:val="en-CA"/>
        </w:rPr>
        <w:t>T’rex</w:t>
      </w:r>
      <w:proofErr w:type="spellEnd"/>
    </w:p>
    <w:p w:rsidR="00017D79" w:rsidRDefault="00017D79" w:rsidP="005B3179">
      <w:pPr>
        <w:pStyle w:val="a3"/>
        <w:ind w:left="360" w:firstLineChars="0" w:firstLine="0"/>
        <w:jc w:val="center"/>
        <w:rPr>
          <w:sz w:val="16"/>
          <w:lang w:val="en-CA"/>
        </w:rPr>
      </w:pPr>
    </w:p>
    <w:p w:rsidR="005617BA" w:rsidRDefault="00596114" w:rsidP="005B3179">
      <w:pPr>
        <w:pStyle w:val="a3"/>
        <w:ind w:left="360" w:firstLineChars="0" w:firstLine="0"/>
        <w:jc w:val="center"/>
        <w:rPr>
          <w:ins w:id="393" w:author="oiltiger" w:date="2014-05-21T15:03:00Z"/>
          <w:sz w:val="16"/>
          <w:lang w:val="en-CA"/>
        </w:rPr>
      </w:pPr>
      <w:ins w:id="394" w:author="oiltiger" w:date="2014-05-21T15:03:00Z">
        <w:r>
          <w:rPr>
            <w:noProof/>
            <w:sz w:val="16"/>
          </w:rPr>
          <w:drawing>
            <wp:inline distT="0" distB="0" distL="0" distR="0">
              <wp:extent cx="2800350" cy="21004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3.jpg"/>
                      <pic:cNvPicPr/>
                    </pic:nvPicPr>
                    <pic:blipFill>
                      <a:blip r:embed="rId33">
                        <a:extLst>
                          <a:ext uri="{28A0092B-C50C-407E-A947-70E740481C1C}">
                            <a14:useLocalDpi xmlns:a14="http://schemas.microsoft.com/office/drawing/2010/main" val="0"/>
                          </a:ext>
                        </a:extLst>
                      </a:blip>
                      <a:stretch>
                        <a:fillRect/>
                      </a:stretch>
                    </pic:blipFill>
                    <pic:spPr>
                      <a:xfrm>
                        <a:off x="0" y="0"/>
                        <a:ext cx="2801674" cy="2101411"/>
                      </a:xfrm>
                      <a:prstGeom prst="rect">
                        <a:avLst/>
                      </a:prstGeom>
                    </pic:spPr>
                  </pic:pic>
                </a:graphicData>
              </a:graphic>
            </wp:inline>
          </w:drawing>
        </w:r>
      </w:ins>
    </w:p>
    <w:p w:rsidR="00596114" w:rsidRDefault="00596114" w:rsidP="005B3179">
      <w:pPr>
        <w:pStyle w:val="a3"/>
        <w:ind w:left="360" w:firstLineChars="0" w:firstLine="0"/>
        <w:jc w:val="center"/>
        <w:rPr>
          <w:ins w:id="395" w:author="oiltiger" w:date="2014-05-21T15:04:00Z"/>
          <w:sz w:val="16"/>
          <w:lang w:val="en-CA"/>
        </w:rPr>
      </w:pPr>
      <w:proofErr w:type="gramStart"/>
      <w:ins w:id="396" w:author="oiltiger" w:date="2014-05-21T15:03:00Z">
        <w:r>
          <w:rPr>
            <w:sz w:val="16"/>
            <w:lang w:val="en-CA"/>
          </w:rPr>
          <w:t xml:space="preserve">Fig </w:t>
        </w:r>
      </w:ins>
      <w:ins w:id="397" w:author="oiltiger" w:date="2014-05-21T15:30:00Z">
        <w:r w:rsidR="00017D79">
          <w:rPr>
            <w:sz w:val="16"/>
            <w:lang w:val="en-CA"/>
          </w:rPr>
          <w:t>23</w:t>
        </w:r>
      </w:ins>
      <w:ins w:id="398" w:author="oiltiger" w:date="2014-05-21T15:03:00Z">
        <w:r>
          <w:rPr>
            <w:sz w:val="16"/>
            <w:lang w:val="en-CA"/>
          </w:rPr>
          <w:t>.</w:t>
        </w:r>
        <w:proofErr w:type="gramEnd"/>
        <w:r>
          <w:rPr>
            <w:sz w:val="16"/>
            <w:lang w:val="en-CA"/>
          </w:rPr>
          <w:t xml:space="preserve"> </w:t>
        </w:r>
        <w:proofErr w:type="gramStart"/>
        <w:r>
          <w:rPr>
            <w:sz w:val="16"/>
            <w:lang w:val="en-CA"/>
          </w:rPr>
          <w:t>front</w:t>
        </w:r>
        <w:proofErr w:type="gramEnd"/>
        <w:r>
          <w:rPr>
            <w:sz w:val="16"/>
            <w:lang w:val="en-CA"/>
          </w:rPr>
          <w:t xml:space="preserve"> view of </w:t>
        </w:r>
        <w:proofErr w:type="spellStart"/>
        <w:r>
          <w:rPr>
            <w:sz w:val="16"/>
            <w:lang w:val="en-CA"/>
          </w:rPr>
          <w:t>T’rex</w:t>
        </w:r>
        <w:proofErr w:type="spellEnd"/>
        <w:r>
          <w:rPr>
            <w:sz w:val="16"/>
            <w:lang w:val="en-CA"/>
          </w:rPr>
          <w:t xml:space="preserve"> wire connections</w:t>
        </w:r>
      </w:ins>
    </w:p>
    <w:p w:rsidR="00596114" w:rsidRPr="005617BA" w:rsidRDefault="00596114" w:rsidP="005B3179">
      <w:pPr>
        <w:pStyle w:val="a3"/>
        <w:ind w:left="360" w:firstLineChars="0" w:firstLine="0"/>
        <w:jc w:val="center"/>
        <w:rPr>
          <w:sz w:val="16"/>
          <w:lang w:val="en-CA"/>
        </w:rPr>
      </w:pPr>
    </w:p>
    <w:p w:rsidR="007505CC" w:rsidRPr="007505CC" w:rsidRDefault="007505CC" w:rsidP="001A3783">
      <w:pPr>
        <w:pStyle w:val="a3"/>
        <w:ind w:left="360" w:firstLineChars="0" w:firstLine="0"/>
        <w:rPr>
          <w:ins w:id="399" w:author="oiltiger" w:date="2014-05-21T14:45:00Z"/>
          <w:u w:val="single"/>
          <w:lang w:val="en-CA"/>
          <w:rPrChange w:id="400" w:author="oiltiger" w:date="2014-05-21T14:50:00Z">
            <w:rPr>
              <w:ins w:id="401" w:author="oiltiger" w:date="2014-05-21T14:45:00Z"/>
              <w:lang w:val="en-CA"/>
            </w:rPr>
          </w:rPrChange>
        </w:rPr>
      </w:pPr>
      <w:ins w:id="402" w:author="oiltiger" w:date="2014-05-21T14:45:00Z">
        <w:r w:rsidRPr="007505CC">
          <w:rPr>
            <w:u w:val="single"/>
            <w:lang w:val="en-CA"/>
            <w:rPrChange w:id="403" w:author="oiltiger" w:date="2014-05-21T14:50:00Z">
              <w:rPr>
                <w:lang w:val="en-CA"/>
              </w:rPr>
            </w:rPrChange>
          </w:rPr>
          <w:t>Note: For the cleanness of the wire connection, the case and we</w:t>
        </w:r>
      </w:ins>
      <w:ins w:id="404" w:author="oiltiger" w:date="2014-05-21T14:46:00Z">
        <w:r w:rsidRPr="007505CC">
          <w:rPr>
            <w:u w:val="single"/>
            <w:lang w:val="en-CA"/>
            <w:rPrChange w:id="405" w:author="oiltiger" w:date="2014-05-21T14:50:00Z">
              <w:rPr>
                <w:lang w:val="en-CA"/>
              </w:rPr>
            </w:rPrChange>
          </w:rPr>
          <w:t>bcam has been removed. In reality the case and webcam should be installed first.</w:t>
        </w:r>
      </w:ins>
    </w:p>
    <w:p w:rsidR="00ED205A" w:rsidRDefault="00FD7BE2" w:rsidP="001A3783">
      <w:pPr>
        <w:pStyle w:val="a3"/>
        <w:ind w:left="360" w:firstLineChars="0" w:firstLine="0"/>
        <w:rPr>
          <w:lang w:val="en-CA"/>
        </w:rPr>
      </w:pPr>
      <w:commentRangeStart w:id="406"/>
      <w:r>
        <w:rPr>
          <w:lang w:val="en-CA"/>
        </w:rPr>
        <w:t xml:space="preserve">The power supply port </w:t>
      </w:r>
      <w:commentRangeEnd w:id="406"/>
      <w:r w:rsidR="00C20AB5">
        <w:rPr>
          <w:rStyle w:val="a8"/>
        </w:rPr>
        <w:commentReference w:id="406"/>
      </w:r>
      <w:r>
        <w:rPr>
          <w:lang w:val="en-CA"/>
        </w:rPr>
        <w:t xml:space="preserve">is 2 ports come from switch. The left/right wheels bus is directly from lower platform and the 5V output is for the power supply of </w:t>
      </w:r>
      <w:proofErr w:type="spellStart"/>
      <w:r>
        <w:rPr>
          <w:lang w:val="en-CA"/>
        </w:rPr>
        <w:t>usb</w:t>
      </w:r>
      <w:proofErr w:type="spellEnd"/>
      <w:r>
        <w:rPr>
          <w:lang w:val="en-CA"/>
        </w:rPr>
        <w:t xml:space="preserve"> hub.</w:t>
      </w:r>
    </w:p>
    <w:p w:rsidR="00916EC7" w:rsidRDefault="00916EC7" w:rsidP="001A3783">
      <w:pPr>
        <w:pStyle w:val="a3"/>
        <w:ind w:left="360" w:firstLineChars="0" w:firstLine="0"/>
        <w:rPr>
          <w:lang w:val="en-CA"/>
        </w:rPr>
      </w:pPr>
    </w:p>
    <w:p w:rsidR="00916EC7" w:rsidRDefault="00916EC7" w:rsidP="001A3783">
      <w:pPr>
        <w:pStyle w:val="a3"/>
        <w:ind w:left="360" w:firstLineChars="0" w:firstLine="0"/>
        <w:rPr>
          <w:lang w:val="en-CA"/>
        </w:rPr>
      </w:pPr>
    </w:p>
    <w:p w:rsidR="00FD7BE2" w:rsidRPr="00E134E8" w:rsidRDefault="00FD7BE2" w:rsidP="001A3783">
      <w:pPr>
        <w:pStyle w:val="a3"/>
        <w:ind w:left="360" w:firstLineChars="0" w:firstLine="0"/>
        <w:rPr>
          <w:u w:val="single"/>
          <w:lang w:val="en-CA"/>
        </w:rPr>
      </w:pPr>
      <w:r w:rsidRPr="00E134E8">
        <w:rPr>
          <w:u w:val="single"/>
          <w:lang w:val="en-CA"/>
        </w:rPr>
        <w:t>Step 7:</w:t>
      </w:r>
    </w:p>
    <w:p w:rsidR="00FD7BE2" w:rsidRDefault="00937A63" w:rsidP="001A3783">
      <w:pPr>
        <w:pStyle w:val="a3"/>
        <w:ind w:left="360" w:firstLineChars="0" w:firstLine="0"/>
        <w:rPr>
          <w:lang w:val="en-CA"/>
        </w:rPr>
      </w:pPr>
      <w:commentRangeStart w:id="407"/>
      <w:r>
        <w:rPr>
          <w:lang w:val="en-CA"/>
        </w:rPr>
        <w:t xml:space="preserve">Connect raspberry </w:t>
      </w:r>
      <w:commentRangeEnd w:id="407"/>
      <w:r w:rsidR="00C20AB5">
        <w:rPr>
          <w:rStyle w:val="a8"/>
        </w:rPr>
        <w:commentReference w:id="407"/>
      </w:r>
      <w:r>
        <w:rPr>
          <w:lang w:val="en-CA"/>
        </w:rPr>
        <w:t>pi and the wireless adapter in to the system.</w:t>
      </w:r>
    </w:p>
    <w:p w:rsidR="00937A63" w:rsidRDefault="00596114" w:rsidP="00935A60">
      <w:pPr>
        <w:pStyle w:val="a3"/>
        <w:ind w:left="360" w:firstLineChars="0" w:firstLine="0"/>
        <w:jc w:val="center"/>
        <w:rPr>
          <w:lang w:val="en-CA"/>
        </w:rPr>
      </w:pPr>
      <w:ins w:id="408" w:author="oiltiger" w:date="2014-05-21T15:06:00Z">
        <w:r>
          <w:rPr>
            <w:noProof/>
          </w:rPr>
          <w:lastRenderedPageBreak/>
          <w:drawing>
            <wp:inline distT="0" distB="0" distL="0" distR="0">
              <wp:extent cx="2768600" cy="20766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1.jpg"/>
                      <pic:cNvPicPr/>
                    </pic:nvPicPr>
                    <pic:blipFill>
                      <a:blip r:embed="rId11">
                        <a:extLst>
                          <a:ext uri="{28A0092B-C50C-407E-A947-70E740481C1C}">
                            <a14:useLocalDpi xmlns:a14="http://schemas.microsoft.com/office/drawing/2010/main" val="0"/>
                          </a:ext>
                        </a:extLst>
                      </a:blip>
                      <a:stretch>
                        <a:fillRect/>
                      </a:stretch>
                    </pic:blipFill>
                    <pic:spPr>
                      <a:xfrm>
                        <a:off x="0" y="0"/>
                        <a:ext cx="2767555" cy="2075818"/>
                      </a:xfrm>
                      <a:prstGeom prst="rect">
                        <a:avLst/>
                      </a:prstGeom>
                    </pic:spPr>
                  </pic:pic>
                </a:graphicData>
              </a:graphic>
            </wp:inline>
          </w:drawing>
        </w:r>
      </w:ins>
    </w:p>
    <w:p w:rsidR="00F463B2" w:rsidRPr="005617BA" w:rsidRDefault="00BA64A4" w:rsidP="00BA64A4">
      <w:pPr>
        <w:pStyle w:val="a3"/>
        <w:ind w:left="360" w:firstLineChars="0" w:firstLine="0"/>
        <w:jc w:val="center"/>
        <w:rPr>
          <w:sz w:val="16"/>
          <w:lang w:val="en-CA"/>
        </w:rPr>
      </w:pPr>
      <w:proofErr w:type="gramStart"/>
      <w:r w:rsidRPr="005617BA">
        <w:rPr>
          <w:sz w:val="16"/>
          <w:lang w:val="en-CA"/>
        </w:rPr>
        <w:t xml:space="preserve">Fig </w:t>
      </w:r>
      <w:del w:id="409" w:author="oiltiger" w:date="2014-05-21T15:30:00Z">
        <w:r w:rsidRPr="005617BA" w:rsidDel="00017D79">
          <w:rPr>
            <w:sz w:val="16"/>
            <w:lang w:val="en-CA"/>
          </w:rPr>
          <w:delText>11</w:delText>
        </w:r>
      </w:del>
      <w:ins w:id="410" w:author="oiltiger" w:date="2014-05-21T15:30:00Z">
        <w:r w:rsidR="00017D79">
          <w:rPr>
            <w:sz w:val="16"/>
            <w:lang w:val="en-CA"/>
          </w:rPr>
          <w:t>24</w:t>
        </w:r>
      </w:ins>
      <w:r w:rsidRPr="005617BA">
        <w:rPr>
          <w:sz w:val="16"/>
          <w:lang w:val="en-CA"/>
        </w:rPr>
        <w:t>.</w:t>
      </w:r>
      <w:proofErr w:type="gramEnd"/>
      <w:r w:rsidRPr="005617BA">
        <w:rPr>
          <w:sz w:val="16"/>
          <w:lang w:val="en-CA"/>
        </w:rPr>
        <w:t xml:space="preserve"> </w:t>
      </w:r>
      <w:del w:id="411" w:author="oiltiger" w:date="2014-05-21T15:07:00Z">
        <w:r w:rsidRPr="005617BA" w:rsidDel="00596114">
          <w:rPr>
            <w:sz w:val="16"/>
            <w:lang w:val="en-CA"/>
          </w:rPr>
          <w:delText>Connect</w:delText>
        </w:r>
      </w:del>
      <w:del w:id="412" w:author="oiltiger" w:date="2014-05-21T15:06:00Z">
        <w:r w:rsidRPr="005617BA" w:rsidDel="00596114">
          <w:rPr>
            <w:sz w:val="16"/>
            <w:lang w:val="en-CA"/>
          </w:rPr>
          <w:delText xml:space="preserve">ion of </w:delText>
        </w:r>
      </w:del>
      <w:del w:id="413" w:author="oiltiger" w:date="2014-05-21T15:07:00Z">
        <w:r w:rsidRPr="005617BA" w:rsidDel="00596114">
          <w:rPr>
            <w:sz w:val="16"/>
            <w:lang w:val="en-CA"/>
          </w:rPr>
          <w:delText>raspberry</w:delText>
        </w:r>
      </w:del>
      <w:ins w:id="414" w:author="oiltiger" w:date="2014-05-21T15:07:00Z">
        <w:r w:rsidR="00596114" w:rsidRPr="005617BA">
          <w:rPr>
            <w:sz w:val="16"/>
            <w:lang w:val="en-CA"/>
          </w:rPr>
          <w:t>Connect raspberry</w:t>
        </w:r>
      </w:ins>
      <w:r w:rsidRPr="005617BA">
        <w:rPr>
          <w:sz w:val="16"/>
          <w:lang w:val="en-CA"/>
        </w:rPr>
        <w:t xml:space="preserve"> pi </w:t>
      </w:r>
      <w:ins w:id="415" w:author="oiltiger" w:date="2014-05-21T15:07:00Z">
        <w:r w:rsidR="00596114">
          <w:rPr>
            <w:sz w:val="16"/>
            <w:lang w:val="en-CA"/>
          </w:rPr>
          <w:t xml:space="preserve">into the system </w:t>
        </w:r>
      </w:ins>
      <w:del w:id="416" w:author="oiltiger" w:date="2014-05-21T15:06:00Z">
        <w:r w:rsidRPr="005617BA" w:rsidDel="00596114">
          <w:rPr>
            <w:sz w:val="16"/>
            <w:lang w:val="en-CA"/>
          </w:rPr>
          <w:delText>and wireless adapter</w:delText>
        </w:r>
      </w:del>
    </w:p>
    <w:p w:rsidR="001D4F12" w:rsidRDefault="001D4F12" w:rsidP="001D4F12">
      <w:pPr>
        <w:pStyle w:val="a3"/>
        <w:ind w:left="360" w:firstLineChars="0" w:firstLine="0"/>
        <w:jc w:val="left"/>
        <w:rPr>
          <w:lang w:val="en-CA"/>
        </w:rPr>
      </w:pPr>
      <w:r>
        <w:rPr>
          <w:lang w:val="en-CA"/>
        </w:rPr>
        <w:t xml:space="preserve">All connection should </w:t>
      </w:r>
      <w:r w:rsidR="00BD2860">
        <w:rPr>
          <w:lang w:val="en-CA"/>
        </w:rPr>
        <w:t xml:space="preserve">connect as shown in fig </w:t>
      </w:r>
      <w:del w:id="417" w:author="oiltiger" w:date="2014-05-21T15:30:00Z">
        <w:r w:rsidR="00BD2860" w:rsidDel="00017D79">
          <w:rPr>
            <w:lang w:val="en-CA"/>
          </w:rPr>
          <w:delText>11</w:delText>
        </w:r>
      </w:del>
      <w:ins w:id="418" w:author="oiltiger" w:date="2014-05-21T15:30:00Z">
        <w:r w:rsidR="00017D79">
          <w:rPr>
            <w:lang w:val="en-CA"/>
          </w:rPr>
          <w:t>24</w:t>
        </w:r>
      </w:ins>
      <w:r w:rsidR="00BD2860">
        <w:rPr>
          <w:lang w:val="en-CA"/>
        </w:rPr>
        <w:t>.</w:t>
      </w:r>
    </w:p>
    <w:p w:rsidR="00BD2860" w:rsidRDefault="00BD2860" w:rsidP="001D4F12">
      <w:pPr>
        <w:pStyle w:val="a3"/>
        <w:ind w:left="360" w:firstLineChars="0" w:firstLine="0"/>
        <w:jc w:val="left"/>
        <w:rPr>
          <w:lang w:val="en-CA"/>
        </w:rPr>
      </w:pPr>
      <w:r>
        <w:rPr>
          <w:lang w:val="en-CA"/>
        </w:rPr>
        <w:t>Those are steps to assemble the thumper robot car.</w:t>
      </w:r>
    </w:p>
    <w:p w:rsidR="00F463B2" w:rsidRDefault="00F463B2" w:rsidP="001A3783">
      <w:pPr>
        <w:pStyle w:val="a3"/>
        <w:ind w:left="360" w:firstLineChars="0" w:firstLine="0"/>
        <w:rPr>
          <w:lang w:val="en-CA"/>
        </w:rPr>
      </w:pPr>
    </w:p>
    <w:p w:rsidR="00916EC7" w:rsidRDefault="00916EC7" w:rsidP="001A3783">
      <w:pPr>
        <w:pStyle w:val="a3"/>
        <w:ind w:left="360" w:firstLineChars="0" w:firstLine="0"/>
        <w:rPr>
          <w:lang w:val="en-CA"/>
        </w:rPr>
      </w:pPr>
    </w:p>
    <w:p w:rsidR="00916EC7" w:rsidRDefault="00916EC7" w:rsidP="001A3783">
      <w:pPr>
        <w:pStyle w:val="a3"/>
        <w:ind w:left="360" w:firstLineChars="0" w:firstLine="0"/>
        <w:rPr>
          <w:lang w:val="en-CA"/>
        </w:rPr>
      </w:pPr>
    </w:p>
    <w:p w:rsidR="00916EC7" w:rsidRDefault="00916EC7" w:rsidP="001A3783">
      <w:pPr>
        <w:pStyle w:val="a3"/>
        <w:ind w:left="360" w:firstLineChars="0" w:firstLine="0"/>
        <w:rPr>
          <w:ins w:id="419" w:author="oiltiger" w:date="2014-05-21T16:15:00Z"/>
          <w:lang w:val="en-CA"/>
        </w:rPr>
      </w:pPr>
    </w:p>
    <w:p w:rsidR="00CE2E01" w:rsidRDefault="00CE2E01" w:rsidP="001A3783">
      <w:pPr>
        <w:pStyle w:val="a3"/>
        <w:ind w:left="360" w:firstLineChars="0" w:firstLine="0"/>
        <w:rPr>
          <w:ins w:id="420" w:author="oiltiger" w:date="2014-05-21T16:15:00Z"/>
          <w:lang w:val="en-CA"/>
        </w:rPr>
      </w:pPr>
    </w:p>
    <w:p w:rsidR="00CE2E01" w:rsidRDefault="00CE2E01" w:rsidP="001A3783">
      <w:pPr>
        <w:pStyle w:val="a3"/>
        <w:ind w:left="360" w:firstLineChars="0" w:firstLine="0"/>
        <w:rPr>
          <w:ins w:id="421" w:author="oiltiger" w:date="2014-05-21T16:15:00Z"/>
          <w:lang w:val="en-CA"/>
        </w:rPr>
      </w:pPr>
    </w:p>
    <w:p w:rsidR="00CE2E01" w:rsidRDefault="00CE2E01" w:rsidP="001A3783">
      <w:pPr>
        <w:pStyle w:val="a3"/>
        <w:ind w:left="360" w:firstLineChars="0" w:firstLine="0"/>
        <w:rPr>
          <w:ins w:id="422" w:author="oiltiger" w:date="2014-05-21T16:15:00Z"/>
          <w:lang w:val="en-CA"/>
        </w:rPr>
      </w:pPr>
    </w:p>
    <w:p w:rsidR="00CE2E01" w:rsidRDefault="00CE2E01" w:rsidP="001A3783">
      <w:pPr>
        <w:pStyle w:val="a3"/>
        <w:ind w:left="360" w:firstLineChars="0" w:firstLine="0"/>
        <w:rPr>
          <w:ins w:id="423" w:author="oiltiger" w:date="2014-05-21T16:15:00Z"/>
          <w:lang w:val="en-CA"/>
        </w:rPr>
      </w:pPr>
    </w:p>
    <w:p w:rsidR="00CE2E01" w:rsidRDefault="00CE2E01" w:rsidP="001A3783">
      <w:pPr>
        <w:pStyle w:val="a3"/>
        <w:ind w:left="360" w:firstLineChars="0" w:firstLine="0"/>
        <w:rPr>
          <w:ins w:id="424" w:author="oiltiger" w:date="2014-05-21T16:15:00Z"/>
          <w:lang w:val="en-CA"/>
        </w:rPr>
      </w:pPr>
    </w:p>
    <w:p w:rsidR="00CE2E01" w:rsidRDefault="00CE2E01" w:rsidP="001A3783">
      <w:pPr>
        <w:pStyle w:val="a3"/>
        <w:ind w:left="360" w:firstLineChars="0" w:firstLine="0"/>
        <w:rPr>
          <w:ins w:id="425" w:author="oiltiger" w:date="2014-05-21T16:15:00Z"/>
          <w:lang w:val="en-CA"/>
        </w:rPr>
      </w:pPr>
    </w:p>
    <w:p w:rsidR="00CE2E01" w:rsidRDefault="00CE2E01" w:rsidP="001A3783">
      <w:pPr>
        <w:pStyle w:val="a3"/>
        <w:ind w:left="360" w:firstLineChars="0" w:firstLine="0"/>
        <w:rPr>
          <w:ins w:id="426" w:author="oiltiger" w:date="2014-05-21T16:15:00Z"/>
          <w:lang w:val="en-CA"/>
        </w:rPr>
      </w:pPr>
    </w:p>
    <w:p w:rsidR="00CE2E01" w:rsidRDefault="00CE2E01" w:rsidP="001A3783">
      <w:pPr>
        <w:pStyle w:val="a3"/>
        <w:ind w:left="360" w:firstLineChars="0" w:firstLine="0"/>
        <w:rPr>
          <w:ins w:id="427" w:author="oiltiger" w:date="2014-05-21T16:15:00Z"/>
          <w:lang w:val="en-CA"/>
        </w:rPr>
      </w:pPr>
    </w:p>
    <w:p w:rsidR="00CE2E01" w:rsidRDefault="00CE2E01" w:rsidP="001A3783">
      <w:pPr>
        <w:pStyle w:val="a3"/>
        <w:ind w:left="360" w:firstLineChars="0" w:firstLine="0"/>
        <w:rPr>
          <w:ins w:id="428" w:author="oiltiger" w:date="2014-05-21T16:15:00Z"/>
          <w:lang w:val="en-CA"/>
        </w:rPr>
      </w:pPr>
    </w:p>
    <w:p w:rsidR="00CE2E01" w:rsidRDefault="00CE2E01" w:rsidP="001A3783">
      <w:pPr>
        <w:pStyle w:val="a3"/>
        <w:ind w:left="360" w:firstLineChars="0" w:firstLine="0"/>
        <w:rPr>
          <w:ins w:id="429" w:author="oiltiger" w:date="2014-05-21T16:15:00Z"/>
          <w:lang w:val="en-CA"/>
        </w:rPr>
      </w:pPr>
    </w:p>
    <w:p w:rsidR="00CE2E01" w:rsidRDefault="00CE2E01" w:rsidP="001A3783">
      <w:pPr>
        <w:pStyle w:val="a3"/>
        <w:ind w:left="360" w:firstLineChars="0" w:firstLine="0"/>
        <w:rPr>
          <w:ins w:id="430" w:author="oiltiger" w:date="2014-05-21T16:15:00Z"/>
          <w:lang w:val="en-CA"/>
        </w:rPr>
      </w:pPr>
    </w:p>
    <w:p w:rsidR="00CE2E01" w:rsidRDefault="00CE2E01" w:rsidP="001A3783">
      <w:pPr>
        <w:pStyle w:val="a3"/>
        <w:ind w:left="360" w:firstLineChars="0" w:firstLine="0"/>
        <w:rPr>
          <w:ins w:id="431" w:author="oiltiger" w:date="2014-05-21T16:15:00Z"/>
          <w:lang w:val="en-CA"/>
        </w:rPr>
      </w:pPr>
    </w:p>
    <w:p w:rsidR="00CE2E01" w:rsidRDefault="00CE2E01" w:rsidP="001A3783">
      <w:pPr>
        <w:pStyle w:val="a3"/>
        <w:ind w:left="360" w:firstLineChars="0" w:firstLine="0"/>
        <w:rPr>
          <w:ins w:id="432" w:author="oiltiger" w:date="2014-05-21T16:15:00Z"/>
          <w:lang w:val="en-CA"/>
        </w:rPr>
      </w:pPr>
    </w:p>
    <w:p w:rsidR="00CE2E01" w:rsidRDefault="00CE2E01" w:rsidP="001A3783">
      <w:pPr>
        <w:pStyle w:val="a3"/>
        <w:ind w:left="360" w:firstLineChars="0" w:firstLine="0"/>
        <w:rPr>
          <w:ins w:id="433" w:author="oiltiger" w:date="2014-05-21T16:15:00Z"/>
          <w:lang w:val="en-CA"/>
        </w:rPr>
      </w:pPr>
    </w:p>
    <w:p w:rsidR="00CE2E01" w:rsidRDefault="00CE2E01" w:rsidP="001A3783">
      <w:pPr>
        <w:pStyle w:val="a3"/>
        <w:ind w:left="360" w:firstLineChars="0" w:firstLine="0"/>
        <w:rPr>
          <w:ins w:id="434" w:author="oiltiger" w:date="2014-05-21T16:15:00Z"/>
          <w:lang w:val="en-CA"/>
        </w:rPr>
      </w:pPr>
    </w:p>
    <w:p w:rsidR="00CE2E01" w:rsidRDefault="00CE2E01" w:rsidP="001A3783">
      <w:pPr>
        <w:pStyle w:val="a3"/>
        <w:ind w:left="360" w:firstLineChars="0" w:firstLine="0"/>
        <w:rPr>
          <w:ins w:id="435" w:author="oiltiger" w:date="2014-05-21T16:15:00Z"/>
          <w:lang w:val="en-CA"/>
        </w:rPr>
      </w:pPr>
    </w:p>
    <w:p w:rsidR="00CE2E01" w:rsidRDefault="00CE2E01" w:rsidP="001A3783">
      <w:pPr>
        <w:pStyle w:val="a3"/>
        <w:ind w:left="360" w:firstLineChars="0" w:firstLine="0"/>
        <w:rPr>
          <w:ins w:id="436" w:author="oiltiger" w:date="2014-05-21T16:15:00Z"/>
          <w:lang w:val="en-CA"/>
        </w:rPr>
      </w:pPr>
    </w:p>
    <w:p w:rsidR="00CE2E01" w:rsidRDefault="00CE2E01" w:rsidP="001A3783">
      <w:pPr>
        <w:pStyle w:val="a3"/>
        <w:ind w:left="360" w:firstLineChars="0" w:firstLine="0"/>
        <w:rPr>
          <w:ins w:id="437" w:author="oiltiger" w:date="2014-05-21T16:15:00Z"/>
          <w:lang w:val="en-CA"/>
        </w:rPr>
      </w:pPr>
    </w:p>
    <w:p w:rsidR="00CE2E01" w:rsidRDefault="00CE2E01" w:rsidP="001A3783">
      <w:pPr>
        <w:pStyle w:val="a3"/>
        <w:ind w:left="360" w:firstLineChars="0" w:firstLine="0"/>
        <w:rPr>
          <w:ins w:id="438" w:author="oiltiger" w:date="2014-05-21T16:15:00Z"/>
          <w:lang w:val="en-CA"/>
        </w:rPr>
      </w:pPr>
    </w:p>
    <w:p w:rsidR="00CE2E01" w:rsidRDefault="00CE2E01" w:rsidP="001A3783">
      <w:pPr>
        <w:pStyle w:val="a3"/>
        <w:ind w:left="360" w:firstLineChars="0" w:firstLine="0"/>
        <w:rPr>
          <w:ins w:id="439" w:author="oiltiger" w:date="2014-05-21T16:22:00Z"/>
          <w:lang w:val="en-CA"/>
        </w:rPr>
      </w:pPr>
    </w:p>
    <w:p w:rsidR="00CE2E01" w:rsidRDefault="00CE2E01" w:rsidP="001A3783">
      <w:pPr>
        <w:pStyle w:val="a3"/>
        <w:ind w:left="360" w:firstLineChars="0" w:firstLine="0"/>
        <w:rPr>
          <w:ins w:id="440" w:author="oiltiger" w:date="2014-05-21T16:22:00Z"/>
          <w:lang w:val="en-CA"/>
        </w:rPr>
      </w:pPr>
    </w:p>
    <w:p w:rsidR="00CE2E01" w:rsidRDefault="00CE2E01" w:rsidP="001A3783">
      <w:pPr>
        <w:pStyle w:val="a3"/>
        <w:ind w:left="360" w:firstLineChars="0" w:firstLine="0"/>
        <w:rPr>
          <w:ins w:id="441" w:author="oiltiger" w:date="2014-05-21T16:22:00Z"/>
          <w:lang w:val="en-CA"/>
        </w:rPr>
      </w:pPr>
    </w:p>
    <w:p w:rsidR="00CE2E01" w:rsidRDefault="00CE2E01" w:rsidP="001A3783">
      <w:pPr>
        <w:pStyle w:val="a3"/>
        <w:ind w:left="360" w:firstLineChars="0" w:firstLine="0"/>
        <w:rPr>
          <w:ins w:id="442" w:author="oiltiger" w:date="2014-05-21T16:22:00Z"/>
          <w:lang w:val="en-CA"/>
        </w:rPr>
      </w:pPr>
    </w:p>
    <w:p w:rsidR="00CE2E01" w:rsidRDefault="00CE2E01" w:rsidP="001A3783">
      <w:pPr>
        <w:pStyle w:val="a3"/>
        <w:ind w:left="360" w:firstLineChars="0" w:firstLine="0"/>
        <w:rPr>
          <w:ins w:id="443" w:author="oiltiger" w:date="2014-05-21T16:22:00Z"/>
          <w:lang w:val="en-CA"/>
        </w:rPr>
      </w:pPr>
    </w:p>
    <w:p w:rsidR="00CE2E01" w:rsidRDefault="00CE2E01" w:rsidP="001A3783">
      <w:pPr>
        <w:pStyle w:val="a3"/>
        <w:ind w:left="360" w:firstLineChars="0" w:firstLine="0"/>
        <w:rPr>
          <w:ins w:id="444" w:author="oiltiger" w:date="2014-05-21T16:15:00Z"/>
          <w:lang w:val="en-CA"/>
        </w:rPr>
      </w:pPr>
    </w:p>
    <w:p w:rsidR="00CE2E01" w:rsidRPr="009F4864" w:rsidRDefault="00CE2E01" w:rsidP="001A3783">
      <w:pPr>
        <w:pStyle w:val="a3"/>
        <w:ind w:left="360" w:firstLineChars="0" w:firstLine="0"/>
        <w:rPr>
          <w:lang w:val="en-CA"/>
        </w:rPr>
      </w:pPr>
    </w:p>
    <w:p w:rsidR="00C07C18" w:rsidRPr="00E134E8" w:rsidRDefault="001A3783" w:rsidP="00E134E8">
      <w:pPr>
        <w:pStyle w:val="a3"/>
        <w:numPr>
          <w:ilvl w:val="0"/>
          <w:numId w:val="1"/>
        </w:numPr>
        <w:ind w:firstLineChars="0"/>
        <w:rPr>
          <w:b/>
          <w:sz w:val="28"/>
          <w:lang w:val="en-CA"/>
        </w:rPr>
      </w:pPr>
      <w:commentRangeStart w:id="445"/>
      <w:r w:rsidRPr="00E134E8">
        <w:rPr>
          <w:b/>
          <w:sz w:val="28"/>
          <w:lang w:val="en-CA"/>
        </w:rPr>
        <w:lastRenderedPageBreak/>
        <w:t>Appendix</w:t>
      </w:r>
      <w:commentRangeEnd w:id="445"/>
      <w:r w:rsidR="003E3CA6">
        <w:rPr>
          <w:rStyle w:val="a8"/>
        </w:rPr>
        <w:commentReference w:id="445"/>
      </w:r>
    </w:p>
    <w:p w:rsidR="001A3783" w:rsidRDefault="00BD2860" w:rsidP="00BD2860">
      <w:pPr>
        <w:pStyle w:val="a3"/>
        <w:numPr>
          <w:ilvl w:val="0"/>
          <w:numId w:val="2"/>
        </w:numPr>
        <w:ind w:firstLineChars="0"/>
        <w:rPr>
          <w:lang w:val="en-CA"/>
        </w:rPr>
      </w:pPr>
      <w:r w:rsidRPr="00BD2860">
        <w:rPr>
          <w:lang w:val="en-CA"/>
        </w:rPr>
        <w:t>Table of components</w:t>
      </w:r>
    </w:p>
    <w:p w:rsidR="00BD2860" w:rsidRDefault="00BD2860" w:rsidP="00BD2860">
      <w:pPr>
        <w:rPr>
          <w:lang w:val="en-CA"/>
        </w:rPr>
      </w:pPr>
    </w:p>
    <w:p w:rsidR="00BD2860" w:rsidRPr="00BD2860" w:rsidRDefault="00757A43" w:rsidP="00E069CA">
      <w:pPr>
        <w:jc w:val="center"/>
        <w:rPr>
          <w:lang w:val="en-CA"/>
        </w:rPr>
      </w:pPr>
      <w:r w:rsidRPr="00757A43">
        <w:rPr>
          <w:noProof/>
        </w:rPr>
        <w:drawing>
          <wp:inline distT="0" distB="0" distL="0" distR="0">
            <wp:extent cx="6048377" cy="806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5847" cy="808779"/>
                    </a:xfrm>
                    <a:prstGeom prst="rect">
                      <a:avLst/>
                    </a:prstGeom>
                    <a:noFill/>
                    <a:ln>
                      <a:noFill/>
                    </a:ln>
                  </pic:spPr>
                </pic:pic>
              </a:graphicData>
            </a:graphic>
          </wp:inline>
        </w:drawing>
      </w:r>
    </w:p>
    <w:p w:rsidR="00BD2860" w:rsidRPr="00BD2860" w:rsidRDefault="00BD2860" w:rsidP="00BD2860">
      <w:pPr>
        <w:pStyle w:val="a3"/>
        <w:ind w:left="720" w:firstLineChars="0" w:firstLine="0"/>
      </w:pPr>
    </w:p>
    <w:sectPr w:rsidR="00BD2860" w:rsidRPr="00BD2860" w:rsidSect="00E069CA">
      <w:headerReference w:type="default" r:id="rId35"/>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User" w:date="2014-05-14T18:53:00Z" w:initials="U">
    <w:p w:rsidR="003E3CA6" w:rsidRDefault="003E3CA6">
      <w:pPr>
        <w:pStyle w:val="a9"/>
      </w:pPr>
      <w:r>
        <w:rPr>
          <w:rStyle w:val="a8"/>
        </w:rPr>
        <w:annotationRef/>
      </w:r>
      <w:proofErr w:type="gramStart"/>
      <w:r>
        <w:t>you</w:t>
      </w:r>
      <w:proofErr w:type="gramEnd"/>
      <w:r>
        <w:t xml:space="preserve"> should first show the assembled robot from different angle so people can get an idea.</w:t>
      </w:r>
    </w:p>
  </w:comment>
  <w:comment w:id="78" w:author="User" w:date="2014-05-14T18:45:00Z" w:initials="U">
    <w:p w:rsidR="005C044A" w:rsidRDefault="005C044A">
      <w:pPr>
        <w:pStyle w:val="a9"/>
      </w:pPr>
      <w:r>
        <w:rPr>
          <w:rStyle w:val="a8"/>
        </w:rPr>
        <w:annotationRef/>
      </w:r>
      <w:proofErr w:type="gramStart"/>
      <w:r>
        <w:t>you</w:t>
      </w:r>
      <w:proofErr w:type="gramEnd"/>
      <w:r>
        <w:t xml:space="preserve"> should number the references. Then in the body of the report, you should refer to the particular item on the web-site.</w:t>
      </w:r>
    </w:p>
    <w:p w:rsidR="005C044A" w:rsidRDefault="005C044A">
      <w:pPr>
        <w:pStyle w:val="a9"/>
      </w:pPr>
      <w:r>
        <w:t xml:space="preserve">For Figure 1, you should show the assembled robot. Then you should say how many distinct components the robot is made off. </w:t>
      </w:r>
      <w:proofErr w:type="gramStart"/>
      <w:r>
        <w:t>then</w:t>
      </w:r>
      <w:proofErr w:type="gramEnd"/>
      <w:r>
        <w:t xml:space="preserve"> each of the subsection should first show details of each of the subsections individually and then how they get assembled to build the whole robot.</w:t>
      </w:r>
    </w:p>
  </w:comment>
  <w:comment w:id="84" w:author="User" w:date="2014-05-14T18:50:00Z" w:initials="U">
    <w:p w:rsidR="005C044A" w:rsidRDefault="005C044A">
      <w:pPr>
        <w:pStyle w:val="a9"/>
      </w:pPr>
      <w:r>
        <w:rPr>
          <w:rStyle w:val="a8"/>
        </w:rPr>
        <w:annotationRef/>
      </w:r>
      <w:proofErr w:type="gramStart"/>
      <w:r>
        <w:t>if</w:t>
      </w:r>
      <w:proofErr w:type="gramEnd"/>
      <w:r>
        <w:t xml:space="preserve"> the body comes assembled, then you should borrow the image from their web-site. </w:t>
      </w:r>
      <w:proofErr w:type="gramStart"/>
      <w:r>
        <w:t>this</w:t>
      </w:r>
      <w:proofErr w:type="gramEnd"/>
      <w:r>
        <w:t xml:space="preserve"> way, all the wiring does not make the component of this subassembly too busy. You must then draw arrow to each wires and add some small text. </w:t>
      </w:r>
      <w:proofErr w:type="gramStart"/>
      <w:r>
        <w:t>what</w:t>
      </w:r>
      <w:proofErr w:type="gramEnd"/>
      <w:r>
        <w:t xml:space="preserve"> you have in Figure 1 is not that clear. Also, try to push the wire apart so when you label them with arrows, you can also be able to trace the wire back.</w:t>
      </w:r>
    </w:p>
  </w:comment>
  <w:comment w:id="92" w:author="User" w:date="2014-05-14T18:51:00Z" w:initials="U">
    <w:p w:rsidR="005C044A" w:rsidRDefault="005C044A">
      <w:pPr>
        <w:pStyle w:val="a9"/>
      </w:pPr>
      <w:r>
        <w:rPr>
          <w:rStyle w:val="a8"/>
        </w:rPr>
        <w:annotationRef/>
      </w:r>
      <w:proofErr w:type="gramStart"/>
      <w:r>
        <w:t>you</w:t>
      </w:r>
      <w:proofErr w:type="gramEnd"/>
      <w:r>
        <w:t xml:space="preserve"> need to add some label on the robot saying which way is front and which way is the back. </w:t>
      </w:r>
      <w:proofErr w:type="gramStart"/>
      <w:r>
        <w:t>also</w:t>
      </w:r>
      <w:proofErr w:type="gramEnd"/>
      <w:r>
        <w:t xml:space="preserve"> explain in the text how each Figure is rotated with respect to the previous Figure.</w:t>
      </w:r>
    </w:p>
  </w:comment>
  <w:comment w:id="94" w:author="User" w:date="2014-05-14T18:52:00Z" w:initials="U">
    <w:p w:rsidR="003E3CA6" w:rsidRDefault="003E3CA6">
      <w:pPr>
        <w:pStyle w:val="a9"/>
      </w:pPr>
      <w:r>
        <w:rPr>
          <w:rStyle w:val="a8"/>
        </w:rPr>
        <w:annotationRef/>
      </w:r>
      <w:r>
        <w:t xml:space="preserve">Figure 2 does not follow from Figure 1. </w:t>
      </w:r>
      <w:proofErr w:type="gramStart"/>
      <w:r>
        <w:t>some</w:t>
      </w:r>
      <w:proofErr w:type="gramEnd"/>
      <w:r>
        <w:t xml:space="preserve"> part of the Figure looks different. Please be clear and do not rush your </w:t>
      </w:r>
      <w:proofErr w:type="spellStart"/>
      <w:r>
        <w:t>explainations</w:t>
      </w:r>
      <w:proofErr w:type="spellEnd"/>
      <w:r>
        <w:t>.</w:t>
      </w:r>
    </w:p>
  </w:comment>
  <w:comment w:id="160" w:author="User" w:date="2014-05-21T12:56:00Z" w:initials="U">
    <w:p w:rsidR="00443701" w:rsidRDefault="00443701" w:rsidP="00443701">
      <w:pPr>
        <w:pStyle w:val="a9"/>
      </w:pPr>
      <w:r>
        <w:rPr>
          <w:rStyle w:val="a8"/>
        </w:rPr>
        <w:annotationRef/>
      </w:r>
      <w:proofErr w:type="gramStart"/>
      <w:r>
        <w:t>where</w:t>
      </w:r>
      <w:proofErr w:type="gramEnd"/>
      <w:r>
        <w:t xml:space="preserve"> is this wire on Figure 3? </w:t>
      </w:r>
      <w:proofErr w:type="gramStart"/>
      <w:r>
        <w:t>you</w:t>
      </w:r>
      <w:proofErr w:type="gramEnd"/>
      <w:r>
        <w:t xml:space="preserve"> should show another image as a part of the step-by-step </w:t>
      </w:r>
      <w:proofErr w:type="spellStart"/>
      <w:r>
        <w:t>explainations</w:t>
      </w:r>
      <w:proofErr w:type="spellEnd"/>
      <w:r>
        <w:t>.</w:t>
      </w:r>
    </w:p>
  </w:comment>
  <w:comment w:id="237" w:author="User" w:date="2014-05-14T18:54:00Z" w:initials="U">
    <w:p w:rsidR="003E3CA6" w:rsidRDefault="003E3CA6">
      <w:pPr>
        <w:pStyle w:val="a9"/>
      </w:pPr>
      <w:r>
        <w:rPr>
          <w:rStyle w:val="a8"/>
        </w:rPr>
        <w:annotationRef/>
      </w:r>
      <w:proofErr w:type="gramStart"/>
      <w:r>
        <w:t>how</w:t>
      </w:r>
      <w:proofErr w:type="gramEnd"/>
      <w:r>
        <w:t xml:space="preserve"> is this connected? </w:t>
      </w:r>
      <w:proofErr w:type="spellStart"/>
      <w:proofErr w:type="gramStart"/>
      <w:r>
        <w:t>sjsow</w:t>
      </w:r>
      <w:proofErr w:type="spellEnd"/>
      <w:proofErr w:type="gramEnd"/>
      <w:r>
        <w:t xml:space="preserve"> an image.</w:t>
      </w:r>
    </w:p>
  </w:comment>
  <w:comment w:id="239" w:author="User" w:date="2014-05-14T18:56:00Z" w:initials="U">
    <w:p w:rsidR="003E3CA6" w:rsidRDefault="003E3CA6">
      <w:pPr>
        <w:pStyle w:val="a9"/>
      </w:pPr>
      <w:r>
        <w:rPr>
          <w:rStyle w:val="a8"/>
        </w:rPr>
        <w:annotationRef/>
      </w:r>
      <w:proofErr w:type="gramStart"/>
      <w:r>
        <w:t>where</w:t>
      </w:r>
      <w:proofErr w:type="gramEnd"/>
      <w:r>
        <w:t xml:space="preserve"> is this wire on Figure 3? </w:t>
      </w:r>
      <w:proofErr w:type="gramStart"/>
      <w:r>
        <w:t>you</w:t>
      </w:r>
      <w:proofErr w:type="gramEnd"/>
      <w:r>
        <w:t xml:space="preserve"> should show another image as a part of the step-by-step </w:t>
      </w:r>
      <w:proofErr w:type="spellStart"/>
      <w:r>
        <w:t>explainations</w:t>
      </w:r>
      <w:proofErr w:type="spellEnd"/>
      <w:r>
        <w:t>.</w:t>
      </w:r>
    </w:p>
  </w:comment>
  <w:comment w:id="248" w:author="User" w:date="2014-05-14T18:56:00Z" w:initials="U">
    <w:p w:rsidR="003E3CA6" w:rsidRDefault="003E3CA6">
      <w:pPr>
        <w:pStyle w:val="a9"/>
      </w:pPr>
      <w:r>
        <w:rPr>
          <w:rStyle w:val="a8"/>
        </w:rPr>
        <w:annotationRef/>
      </w:r>
      <w:proofErr w:type="gramStart"/>
      <w:r>
        <w:t>what</w:t>
      </w:r>
      <w:proofErr w:type="gramEnd"/>
      <w:r>
        <w:t xml:space="preserve"> does it mean? </w:t>
      </w:r>
      <w:proofErr w:type="gramStart"/>
      <w:r>
        <w:t>where</w:t>
      </w:r>
      <w:proofErr w:type="gramEnd"/>
      <w:r>
        <w:t xml:space="preserve"> is the image? </w:t>
      </w:r>
      <w:proofErr w:type="gramStart"/>
      <w:r>
        <w:t>show</w:t>
      </w:r>
      <w:proofErr w:type="gramEnd"/>
      <w:r>
        <w:t xml:space="preserve"> where the battery is.</w:t>
      </w:r>
    </w:p>
  </w:comment>
  <w:comment w:id="280" w:author="User" w:date="2014-05-14T18:57:00Z" w:initials="U">
    <w:p w:rsidR="003E3CA6" w:rsidRDefault="003E3CA6">
      <w:pPr>
        <w:pStyle w:val="a9"/>
      </w:pPr>
      <w:r>
        <w:rPr>
          <w:rStyle w:val="a8"/>
        </w:rPr>
        <w:annotationRef/>
      </w:r>
      <w:proofErr w:type="gramStart"/>
      <w:r>
        <w:t>connect</w:t>
      </w:r>
      <w:proofErr w:type="gramEnd"/>
      <w:r>
        <w:t xml:space="preserve"> to what?</w:t>
      </w:r>
    </w:p>
  </w:comment>
  <w:comment w:id="289" w:author="User" w:date="2014-05-14T18:57:00Z" w:initials="U">
    <w:p w:rsidR="003E3CA6" w:rsidRDefault="003E3CA6">
      <w:pPr>
        <w:pStyle w:val="a9"/>
      </w:pPr>
      <w:r>
        <w:rPr>
          <w:rStyle w:val="a8"/>
        </w:rPr>
        <w:annotationRef/>
      </w:r>
      <w:proofErr w:type="gramStart"/>
      <w:r>
        <w:t>what</w:t>
      </w:r>
      <w:proofErr w:type="gramEnd"/>
      <w:r>
        <w:t xml:space="preserve"> gets connected to what?</w:t>
      </w:r>
    </w:p>
  </w:comment>
  <w:comment w:id="298" w:author="User" w:date="2014-05-14T18:58:00Z" w:initials="U">
    <w:p w:rsidR="003E3CA6" w:rsidRDefault="003E3CA6">
      <w:pPr>
        <w:pStyle w:val="a9"/>
      </w:pPr>
      <w:r>
        <w:rPr>
          <w:rStyle w:val="a8"/>
        </w:rPr>
        <w:annotationRef/>
      </w:r>
      <w:proofErr w:type="gramStart"/>
      <w:r>
        <w:t>you</w:t>
      </w:r>
      <w:proofErr w:type="gramEnd"/>
      <w:r>
        <w:t xml:space="preserve"> should </w:t>
      </w:r>
      <w:proofErr w:type="spellStart"/>
      <w:r>
        <w:t>lable</w:t>
      </w:r>
      <w:proofErr w:type="spellEnd"/>
      <w:r>
        <w:t xml:space="preserve"> the Figures with arrow so you can refer to them as a part of </w:t>
      </w:r>
      <w:proofErr w:type="spellStart"/>
      <w:r>
        <w:t>explainations</w:t>
      </w:r>
      <w:proofErr w:type="spellEnd"/>
      <w:r>
        <w:t>.</w:t>
      </w:r>
    </w:p>
  </w:comment>
  <w:comment w:id="301" w:author="User" w:date="2014-05-14T19:02:00Z" w:initials="U">
    <w:p w:rsidR="003E3CA6" w:rsidRDefault="003E3CA6">
      <w:pPr>
        <w:pStyle w:val="a9"/>
      </w:pPr>
      <w:r>
        <w:rPr>
          <w:rStyle w:val="a8"/>
        </w:rPr>
        <w:annotationRef/>
      </w:r>
      <w:proofErr w:type="gramStart"/>
      <w:r>
        <w:t>refer</w:t>
      </w:r>
      <w:proofErr w:type="gramEnd"/>
      <w:r>
        <w:t xml:space="preserve"> to a labeled Figure.</w:t>
      </w:r>
    </w:p>
  </w:comment>
  <w:comment w:id="303" w:author="User" w:date="2014-05-14T19:02:00Z" w:initials="U">
    <w:p w:rsidR="00C20AB5" w:rsidRDefault="00C20AB5">
      <w:pPr>
        <w:pStyle w:val="a9"/>
      </w:pPr>
      <w:r>
        <w:rPr>
          <w:rStyle w:val="a8"/>
        </w:rPr>
        <w:annotationRef/>
      </w:r>
      <w:proofErr w:type="gramStart"/>
      <w:r>
        <w:t>refer</w:t>
      </w:r>
      <w:proofErr w:type="gramEnd"/>
      <w:r>
        <w:t xml:space="preserve"> to a Figure</w:t>
      </w:r>
    </w:p>
  </w:comment>
  <w:comment w:id="304" w:author="User" w:date="2014-05-14T19:02:00Z" w:initials="U">
    <w:p w:rsidR="00C20AB5" w:rsidRDefault="00C20AB5">
      <w:pPr>
        <w:pStyle w:val="a9"/>
      </w:pPr>
      <w:r>
        <w:rPr>
          <w:rStyle w:val="a8"/>
        </w:rPr>
        <w:annotationRef/>
      </w:r>
      <w:proofErr w:type="gramStart"/>
      <w:r>
        <w:t>what</w:t>
      </w:r>
      <w:proofErr w:type="gramEnd"/>
      <w:r>
        <w:t xml:space="preserve"> do you mean?</w:t>
      </w:r>
    </w:p>
  </w:comment>
  <w:comment w:id="306" w:author="User" w:date="2014-05-14T19:04:00Z" w:initials="U">
    <w:p w:rsidR="00C20AB5" w:rsidRDefault="00C20AB5">
      <w:pPr>
        <w:pStyle w:val="a9"/>
      </w:pPr>
      <w:r>
        <w:rPr>
          <w:rStyle w:val="a8"/>
        </w:rPr>
        <w:annotationRef/>
      </w:r>
      <w:proofErr w:type="gramStart"/>
      <w:r>
        <w:t>what</w:t>
      </w:r>
      <w:proofErr w:type="gramEnd"/>
      <w:r>
        <w:t xml:space="preserve"> is the top level? I think at the beginning, when you show the assembled robot from different views, you must label different components which you will then explain in the assemble steps. This way, the reader has both the assembled images and sub assembled images to fall back on.</w:t>
      </w:r>
    </w:p>
  </w:comment>
  <w:comment w:id="392" w:author="User" w:date="2014-05-14T19:06:00Z" w:initials="U">
    <w:p w:rsidR="00C20AB5" w:rsidRDefault="00C20AB5">
      <w:pPr>
        <w:pStyle w:val="a9"/>
      </w:pPr>
      <w:r>
        <w:rPr>
          <w:rStyle w:val="a8"/>
        </w:rPr>
        <w:annotationRef/>
      </w:r>
      <w:proofErr w:type="gramStart"/>
      <w:r>
        <w:t>you</w:t>
      </w:r>
      <w:proofErr w:type="gramEnd"/>
      <w:r>
        <w:t xml:space="preserve"> should refer to another Figure as well showing how the wires are connected between the two subassemblies. </w:t>
      </w:r>
    </w:p>
  </w:comment>
  <w:comment w:id="406" w:author="User" w:date="2014-05-14T19:07:00Z" w:initials="U">
    <w:p w:rsidR="00C20AB5" w:rsidRDefault="00C20AB5">
      <w:pPr>
        <w:pStyle w:val="a9"/>
      </w:pPr>
      <w:r>
        <w:rPr>
          <w:rStyle w:val="a8"/>
        </w:rPr>
        <w:annotationRef/>
      </w:r>
      <w:proofErr w:type="gramStart"/>
      <w:r>
        <w:t>not</w:t>
      </w:r>
      <w:proofErr w:type="gramEnd"/>
      <w:r>
        <w:t xml:space="preserve"> clear!</w:t>
      </w:r>
    </w:p>
  </w:comment>
  <w:comment w:id="407" w:author="User" w:date="2014-05-14T19:08:00Z" w:initials="U">
    <w:p w:rsidR="00C20AB5" w:rsidRDefault="00C20AB5">
      <w:pPr>
        <w:pStyle w:val="a9"/>
      </w:pPr>
      <w:r>
        <w:rPr>
          <w:rStyle w:val="a8"/>
        </w:rPr>
        <w:annotationRef/>
      </w:r>
      <w:proofErr w:type="gramStart"/>
      <w:r>
        <w:t>show</w:t>
      </w:r>
      <w:proofErr w:type="gramEnd"/>
      <w:r>
        <w:t xml:space="preserve"> a picture of the </w:t>
      </w:r>
      <w:proofErr w:type="spellStart"/>
      <w:r>
        <w:t>rasberry</w:t>
      </w:r>
      <w:proofErr w:type="spellEnd"/>
      <w:r>
        <w:t xml:space="preserve"> pi by itself and then show which part is then can get connected and the and show another image how they are connected to the other part of the subassembly.</w:t>
      </w:r>
    </w:p>
  </w:comment>
  <w:comment w:id="445" w:author="User" w:date="2014-05-14T19:00:00Z" w:initials="U">
    <w:p w:rsidR="003E3CA6" w:rsidRDefault="003E3CA6">
      <w:pPr>
        <w:pStyle w:val="a9"/>
      </w:pPr>
      <w:r>
        <w:rPr>
          <w:rStyle w:val="a8"/>
        </w:rPr>
        <w:annotationRef/>
      </w:r>
      <w:proofErr w:type="gramStart"/>
      <w:r>
        <w:t>it</w:t>
      </w:r>
      <w:proofErr w:type="gramEnd"/>
      <w:r>
        <w:t xml:space="preserve"> is better you itemize the references as [1] ...[].</w:t>
      </w:r>
    </w:p>
    <w:p w:rsidR="003E3CA6" w:rsidRDefault="003E3CA6">
      <w:pPr>
        <w:pStyle w:val="a9"/>
      </w:pPr>
    </w:p>
    <w:p w:rsidR="003E3CA6" w:rsidRDefault="003E3CA6">
      <w:pPr>
        <w:pStyle w:val="a9"/>
      </w:pPr>
      <w:proofErr w:type="gramStart"/>
      <w:r>
        <w:t>this</w:t>
      </w:r>
      <w:proofErr w:type="gramEnd"/>
      <w:r>
        <w:t xml:space="preserve"> way, you can add the reference link and also add the date that you last refer  to is.</w:t>
      </w:r>
    </w:p>
    <w:p w:rsidR="003E3CA6" w:rsidRDefault="003E3CA6">
      <w:pPr>
        <w:pStyle w:val="a9"/>
      </w:pPr>
    </w:p>
    <w:p w:rsidR="003E3CA6" w:rsidRDefault="003E3CA6">
      <w:pPr>
        <w:pStyle w:val="a9"/>
      </w:pPr>
      <w:r>
        <w:t xml:space="preserve">By numbering them, you can refer to a particular link through-out your </w:t>
      </w:r>
      <w:proofErr w:type="spellStart"/>
      <w:r>
        <w:t>explainations</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5F8" w:rsidRDefault="00D155F8" w:rsidP="00757A43">
      <w:r>
        <w:separator/>
      </w:r>
    </w:p>
  </w:endnote>
  <w:endnote w:type="continuationSeparator" w:id="0">
    <w:p w:rsidR="00D155F8" w:rsidRDefault="00D155F8" w:rsidP="00757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5F8" w:rsidRDefault="00D155F8" w:rsidP="00757A43">
      <w:r>
        <w:separator/>
      </w:r>
    </w:p>
  </w:footnote>
  <w:footnote w:type="continuationSeparator" w:id="0">
    <w:p w:rsidR="00D155F8" w:rsidRDefault="00D155F8" w:rsidP="00757A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5C044A" w:rsidRDefault="005C044A">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027F0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27F0C">
          <w:rPr>
            <w:b/>
            <w:bCs/>
            <w:noProof/>
          </w:rPr>
          <w:t>11</w:t>
        </w:r>
        <w:r>
          <w:rPr>
            <w:b/>
            <w:bCs/>
            <w:sz w:val="24"/>
            <w:szCs w:val="24"/>
          </w:rPr>
          <w:fldChar w:fldCharType="end"/>
        </w:r>
      </w:p>
    </w:sdtContent>
  </w:sdt>
  <w:p w:rsidR="005C044A" w:rsidRDefault="005C044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670DD"/>
    <w:multiLevelType w:val="hybridMultilevel"/>
    <w:tmpl w:val="C9A2DEC2"/>
    <w:lvl w:ilvl="0" w:tplc="0570F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C935E3"/>
    <w:multiLevelType w:val="hybridMultilevel"/>
    <w:tmpl w:val="4ABA3448"/>
    <w:lvl w:ilvl="0" w:tplc="1344666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3CE"/>
    <w:rsid w:val="00004856"/>
    <w:rsid w:val="00017D79"/>
    <w:rsid w:val="00027F0C"/>
    <w:rsid w:val="00050C22"/>
    <w:rsid w:val="000B0689"/>
    <w:rsid w:val="000D238E"/>
    <w:rsid w:val="000F45F9"/>
    <w:rsid w:val="0010782E"/>
    <w:rsid w:val="00116CC8"/>
    <w:rsid w:val="00155096"/>
    <w:rsid w:val="00155F27"/>
    <w:rsid w:val="001614B5"/>
    <w:rsid w:val="00173D1E"/>
    <w:rsid w:val="001A3783"/>
    <w:rsid w:val="001C379E"/>
    <w:rsid w:val="001D4F12"/>
    <w:rsid w:val="002126E0"/>
    <w:rsid w:val="00260AFF"/>
    <w:rsid w:val="00277236"/>
    <w:rsid w:val="002867DF"/>
    <w:rsid w:val="002B4DCE"/>
    <w:rsid w:val="002E4966"/>
    <w:rsid w:val="002F5CA6"/>
    <w:rsid w:val="00337B24"/>
    <w:rsid w:val="00370831"/>
    <w:rsid w:val="00393DB3"/>
    <w:rsid w:val="003B431F"/>
    <w:rsid w:val="003B7AF2"/>
    <w:rsid w:val="003E3CA6"/>
    <w:rsid w:val="0040179F"/>
    <w:rsid w:val="00436334"/>
    <w:rsid w:val="00436AF0"/>
    <w:rsid w:val="004426CA"/>
    <w:rsid w:val="004436F2"/>
    <w:rsid w:val="00443701"/>
    <w:rsid w:val="004447B0"/>
    <w:rsid w:val="004447E9"/>
    <w:rsid w:val="00445D38"/>
    <w:rsid w:val="004801DE"/>
    <w:rsid w:val="0049202A"/>
    <w:rsid w:val="004A054C"/>
    <w:rsid w:val="004C5BF2"/>
    <w:rsid w:val="004E2147"/>
    <w:rsid w:val="004F32F4"/>
    <w:rsid w:val="00530657"/>
    <w:rsid w:val="005324F1"/>
    <w:rsid w:val="005452A3"/>
    <w:rsid w:val="005617BA"/>
    <w:rsid w:val="00585E1F"/>
    <w:rsid w:val="00596114"/>
    <w:rsid w:val="005A0C84"/>
    <w:rsid w:val="005B3179"/>
    <w:rsid w:val="005C044A"/>
    <w:rsid w:val="005D05B1"/>
    <w:rsid w:val="005E0F3B"/>
    <w:rsid w:val="00646BBD"/>
    <w:rsid w:val="0065236D"/>
    <w:rsid w:val="00657BC6"/>
    <w:rsid w:val="00666B39"/>
    <w:rsid w:val="00682EE7"/>
    <w:rsid w:val="0069345B"/>
    <w:rsid w:val="006A1591"/>
    <w:rsid w:val="006A1B6D"/>
    <w:rsid w:val="006C7D5F"/>
    <w:rsid w:val="006F5207"/>
    <w:rsid w:val="00724EA5"/>
    <w:rsid w:val="0072781D"/>
    <w:rsid w:val="007505CC"/>
    <w:rsid w:val="00757A43"/>
    <w:rsid w:val="007758DC"/>
    <w:rsid w:val="00782E14"/>
    <w:rsid w:val="007C08B2"/>
    <w:rsid w:val="007E5199"/>
    <w:rsid w:val="008163A6"/>
    <w:rsid w:val="008535F5"/>
    <w:rsid w:val="00882F10"/>
    <w:rsid w:val="00894679"/>
    <w:rsid w:val="008A2107"/>
    <w:rsid w:val="008B1417"/>
    <w:rsid w:val="008B5C21"/>
    <w:rsid w:val="008C1D94"/>
    <w:rsid w:val="008D70E0"/>
    <w:rsid w:val="008E6B69"/>
    <w:rsid w:val="008F3A55"/>
    <w:rsid w:val="008F3D8F"/>
    <w:rsid w:val="008F74B6"/>
    <w:rsid w:val="00915899"/>
    <w:rsid w:val="00916EC7"/>
    <w:rsid w:val="00931896"/>
    <w:rsid w:val="00931BE9"/>
    <w:rsid w:val="00935A60"/>
    <w:rsid w:val="00937A63"/>
    <w:rsid w:val="009500DA"/>
    <w:rsid w:val="00973DD7"/>
    <w:rsid w:val="00980A62"/>
    <w:rsid w:val="00981FF8"/>
    <w:rsid w:val="009A4E2C"/>
    <w:rsid w:val="009B6D3E"/>
    <w:rsid w:val="009C1C36"/>
    <w:rsid w:val="009C76BE"/>
    <w:rsid w:val="009F4864"/>
    <w:rsid w:val="00A025E0"/>
    <w:rsid w:val="00A07BC0"/>
    <w:rsid w:val="00A35757"/>
    <w:rsid w:val="00A37C85"/>
    <w:rsid w:val="00A60EED"/>
    <w:rsid w:val="00A96585"/>
    <w:rsid w:val="00AA1D11"/>
    <w:rsid w:val="00AA69A5"/>
    <w:rsid w:val="00AC6746"/>
    <w:rsid w:val="00AF1A4B"/>
    <w:rsid w:val="00B23977"/>
    <w:rsid w:val="00B44219"/>
    <w:rsid w:val="00B57AD5"/>
    <w:rsid w:val="00B65328"/>
    <w:rsid w:val="00B80591"/>
    <w:rsid w:val="00B813CE"/>
    <w:rsid w:val="00B82440"/>
    <w:rsid w:val="00B844B9"/>
    <w:rsid w:val="00B931E4"/>
    <w:rsid w:val="00BA64A4"/>
    <w:rsid w:val="00BC25A6"/>
    <w:rsid w:val="00BC5C73"/>
    <w:rsid w:val="00BD2860"/>
    <w:rsid w:val="00BD5449"/>
    <w:rsid w:val="00BE1FB9"/>
    <w:rsid w:val="00BE2EE5"/>
    <w:rsid w:val="00BE639E"/>
    <w:rsid w:val="00BF2441"/>
    <w:rsid w:val="00C01B36"/>
    <w:rsid w:val="00C07C18"/>
    <w:rsid w:val="00C20AB5"/>
    <w:rsid w:val="00C609B6"/>
    <w:rsid w:val="00C65BEA"/>
    <w:rsid w:val="00C713DE"/>
    <w:rsid w:val="00C777FD"/>
    <w:rsid w:val="00CA75EB"/>
    <w:rsid w:val="00CB4B78"/>
    <w:rsid w:val="00CB584A"/>
    <w:rsid w:val="00CC5998"/>
    <w:rsid w:val="00CD05AB"/>
    <w:rsid w:val="00CE188E"/>
    <w:rsid w:val="00CE2E01"/>
    <w:rsid w:val="00CE4A6A"/>
    <w:rsid w:val="00CE637C"/>
    <w:rsid w:val="00D02588"/>
    <w:rsid w:val="00D155F8"/>
    <w:rsid w:val="00D26BAE"/>
    <w:rsid w:val="00D33E85"/>
    <w:rsid w:val="00D3474E"/>
    <w:rsid w:val="00D417A7"/>
    <w:rsid w:val="00D4395B"/>
    <w:rsid w:val="00D44C80"/>
    <w:rsid w:val="00DA649C"/>
    <w:rsid w:val="00DF3923"/>
    <w:rsid w:val="00E05E12"/>
    <w:rsid w:val="00E069CA"/>
    <w:rsid w:val="00E06BC8"/>
    <w:rsid w:val="00E134E8"/>
    <w:rsid w:val="00E149E5"/>
    <w:rsid w:val="00E25C4C"/>
    <w:rsid w:val="00E51205"/>
    <w:rsid w:val="00E65B51"/>
    <w:rsid w:val="00E7148F"/>
    <w:rsid w:val="00E77B65"/>
    <w:rsid w:val="00E81A19"/>
    <w:rsid w:val="00EC1EE3"/>
    <w:rsid w:val="00EC1F15"/>
    <w:rsid w:val="00EC4CB8"/>
    <w:rsid w:val="00EC4D48"/>
    <w:rsid w:val="00ED205A"/>
    <w:rsid w:val="00F12E16"/>
    <w:rsid w:val="00F359BE"/>
    <w:rsid w:val="00F463B2"/>
    <w:rsid w:val="00F46B3D"/>
    <w:rsid w:val="00F64A71"/>
    <w:rsid w:val="00F72AB4"/>
    <w:rsid w:val="00F85965"/>
    <w:rsid w:val="00FB73DF"/>
    <w:rsid w:val="00FC183E"/>
    <w:rsid w:val="00FD7BE2"/>
    <w:rsid w:val="00FE7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06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7C18"/>
    <w:pPr>
      <w:ind w:firstLineChars="200" w:firstLine="420"/>
    </w:pPr>
  </w:style>
  <w:style w:type="paragraph" w:styleId="a4">
    <w:name w:val="Balloon Text"/>
    <w:basedOn w:val="a"/>
    <w:link w:val="Char"/>
    <w:uiPriority w:val="99"/>
    <w:semiHidden/>
    <w:unhideWhenUsed/>
    <w:rsid w:val="004C5BF2"/>
    <w:rPr>
      <w:sz w:val="18"/>
      <w:szCs w:val="18"/>
    </w:rPr>
  </w:style>
  <w:style w:type="character" w:customStyle="1" w:styleId="Char">
    <w:name w:val="批注框文本 Char"/>
    <w:basedOn w:val="a0"/>
    <w:link w:val="a4"/>
    <w:uiPriority w:val="99"/>
    <w:semiHidden/>
    <w:rsid w:val="004C5BF2"/>
    <w:rPr>
      <w:sz w:val="18"/>
      <w:szCs w:val="18"/>
    </w:rPr>
  </w:style>
  <w:style w:type="paragraph" w:styleId="a5">
    <w:name w:val="header"/>
    <w:basedOn w:val="a"/>
    <w:link w:val="Char0"/>
    <w:uiPriority w:val="99"/>
    <w:unhideWhenUsed/>
    <w:rsid w:val="00757A43"/>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5"/>
    <w:uiPriority w:val="99"/>
    <w:rsid w:val="00757A43"/>
    <w:rPr>
      <w:sz w:val="18"/>
      <w:szCs w:val="18"/>
    </w:rPr>
  </w:style>
  <w:style w:type="paragraph" w:styleId="a6">
    <w:name w:val="footer"/>
    <w:basedOn w:val="a"/>
    <w:link w:val="Char1"/>
    <w:uiPriority w:val="99"/>
    <w:unhideWhenUsed/>
    <w:rsid w:val="00757A43"/>
    <w:pPr>
      <w:tabs>
        <w:tab w:val="center" w:pos="4513"/>
        <w:tab w:val="right" w:pos="9026"/>
      </w:tabs>
      <w:snapToGrid w:val="0"/>
      <w:jc w:val="left"/>
    </w:pPr>
    <w:rPr>
      <w:sz w:val="18"/>
      <w:szCs w:val="18"/>
    </w:rPr>
  </w:style>
  <w:style w:type="character" w:customStyle="1" w:styleId="Char1">
    <w:name w:val="页脚 Char"/>
    <w:basedOn w:val="a0"/>
    <w:link w:val="a6"/>
    <w:uiPriority w:val="99"/>
    <w:rsid w:val="00757A43"/>
    <w:rPr>
      <w:sz w:val="18"/>
      <w:szCs w:val="18"/>
    </w:rPr>
  </w:style>
  <w:style w:type="paragraph" w:styleId="a7">
    <w:name w:val="No Spacing"/>
    <w:link w:val="Char2"/>
    <w:uiPriority w:val="1"/>
    <w:qFormat/>
    <w:rsid w:val="00E069CA"/>
    <w:rPr>
      <w:kern w:val="0"/>
      <w:sz w:val="22"/>
    </w:rPr>
  </w:style>
  <w:style w:type="character" w:customStyle="1" w:styleId="Char2">
    <w:name w:val="无间隔 Char"/>
    <w:basedOn w:val="a0"/>
    <w:link w:val="a7"/>
    <w:uiPriority w:val="1"/>
    <w:rsid w:val="00E069CA"/>
    <w:rPr>
      <w:kern w:val="0"/>
      <w:sz w:val="22"/>
    </w:rPr>
  </w:style>
  <w:style w:type="character" w:customStyle="1" w:styleId="1Char">
    <w:name w:val="标题 1 Char"/>
    <w:basedOn w:val="a0"/>
    <w:link w:val="1"/>
    <w:uiPriority w:val="9"/>
    <w:rsid w:val="00E069CA"/>
    <w:rPr>
      <w:b/>
      <w:bCs/>
      <w:kern w:val="44"/>
      <w:sz w:val="44"/>
      <w:szCs w:val="44"/>
    </w:rPr>
  </w:style>
  <w:style w:type="paragraph" w:styleId="TOC">
    <w:name w:val="TOC Heading"/>
    <w:basedOn w:val="1"/>
    <w:next w:val="a"/>
    <w:uiPriority w:val="39"/>
    <w:semiHidden/>
    <w:unhideWhenUsed/>
    <w:qFormat/>
    <w:rsid w:val="00E069C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E069CA"/>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E069CA"/>
    <w:pPr>
      <w:widowControl/>
      <w:spacing w:after="100" w:line="276" w:lineRule="auto"/>
      <w:jc w:val="left"/>
    </w:pPr>
    <w:rPr>
      <w:kern w:val="0"/>
      <w:sz w:val="22"/>
    </w:rPr>
  </w:style>
  <w:style w:type="paragraph" w:styleId="3">
    <w:name w:val="toc 3"/>
    <w:basedOn w:val="a"/>
    <w:next w:val="a"/>
    <w:autoRedefine/>
    <w:uiPriority w:val="39"/>
    <w:semiHidden/>
    <w:unhideWhenUsed/>
    <w:qFormat/>
    <w:rsid w:val="00E069CA"/>
    <w:pPr>
      <w:widowControl/>
      <w:spacing w:after="100" w:line="276" w:lineRule="auto"/>
      <w:ind w:left="440"/>
      <w:jc w:val="left"/>
    </w:pPr>
    <w:rPr>
      <w:kern w:val="0"/>
      <w:sz w:val="22"/>
    </w:rPr>
  </w:style>
  <w:style w:type="character" w:styleId="a8">
    <w:name w:val="annotation reference"/>
    <w:basedOn w:val="a0"/>
    <w:uiPriority w:val="99"/>
    <w:semiHidden/>
    <w:unhideWhenUsed/>
    <w:rsid w:val="005C044A"/>
    <w:rPr>
      <w:sz w:val="16"/>
      <w:szCs w:val="16"/>
    </w:rPr>
  </w:style>
  <w:style w:type="paragraph" w:styleId="a9">
    <w:name w:val="annotation text"/>
    <w:basedOn w:val="a"/>
    <w:link w:val="Char3"/>
    <w:uiPriority w:val="99"/>
    <w:semiHidden/>
    <w:unhideWhenUsed/>
    <w:rsid w:val="005C044A"/>
    <w:rPr>
      <w:sz w:val="20"/>
      <w:szCs w:val="20"/>
    </w:rPr>
  </w:style>
  <w:style w:type="character" w:customStyle="1" w:styleId="Char3">
    <w:name w:val="批注文字 Char"/>
    <w:basedOn w:val="a0"/>
    <w:link w:val="a9"/>
    <w:uiPriority w:val="99"/>
    <w:semiHidden/>
    <w:rsid w:val="005C044A"/>
    <w:rPr>
      <w:sz w:val="20"/>
      <w:szCs w:val="20"/>
    </w:rPr>
  </w:style>
  <w:style w:type="paragraph" w:styleId="aa">
    <w:name w:val="annotation subject"/>
    <w:basedOn w:val="a9"/>
    <w:next w:val="a9"/>
    <w:link w:val="Char4"/>
    <w:uiPriority w:val="99"/>
    <w:semiHidden/>
    <w:unhideWhenUsed/>
    <w:rsid w:val="005C044A"/>
    <w:rPr>
      <w:b/>
      <w:bCs/>
    </w:rPr>
  </w:style>
  <w:style w:type="character" w:customStyle="1" w:styleId="Char4">
    <w:name w:val="批注主题 Char"/>
    <w:basedOn w:val="Char3"/>
    <w:link w:val="aa"/>
    <w:uiPriority w:val="99"/>
    <w:semiHidden/>
    <w:rsid w:val="005C044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06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7C18"/>
    <w:pPr>
      <w:ind w:firstLineChars="200" w:firstLine="420"/>
    </w:pPr>
  </w:style>
  <w:style w:type="paragraph" w:styleId="a4">
    <w:name w:val="Balloon Text"/>
    <w:basedOn w:val="a"/>
    <w:link w:val="Char"/>
    <w:uiPriority w:val="99"/>
    <w:semiHidden/>
    <w:unhideWhenUsed/>
    <w:rsid w:val="004C5BF2"/>
    <w:rPr>
      <w:sz w:val="18"/>
      <w:szCs w:val="18"/>
    </w:rPr>
  </w:style>
  <w:style w:type="character" w:customStyle="1" w:styleId="Char">
    <w:name w:val="批注框文本 Char"/>
    <w:basedOn w:val="a0"/>
    <w:link w:val="a4"/>
    <w:uiPriority w:val="99"/>
    <w:semiHidden/>
    <w:rsid w:val="004C5BF2"/>
    <w:rPr>
      <w:sz w:val="18"/>
      <w:szCs w:val="18"/>
    </w:rPr>
  </w:style>
  <w:style w:type="paragraph" w:styleId="a5">
    <w:name w:val="header"/>
    <w:basedOn w:val="a"/>
    <w:link w:val="Char0"/>
    <w:uiPriority w:val="99"/>
    <w:unhideWhenUsed/>
    <w:rsid w:val="00757A43"/>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5"/>
    <w:uiPriority w:val="99"/>
    <w:rsid w:val="00757A43"/>
    <w:rPr>
      <w:sz w:val="18"/>
      <w:szCs w:val="18"/>
    </w:rPr>
  </w:style>
  <w:style w:type="paragraph" w:styleId="a6">
    <w:name w:val="footer"/>
    <w:basedOn w:val="a"/>
    <w:link w:val="Char1"/>
    <w:uiPriority w:val="99"/>
    <w:unhideWhenUsed/>
    <w:rsid w:val="00757A43"/>
    <w:pPr>
      <w:tabs>
        <w:tab w:val="center" w:pos="4513"/>
        <w:tab w:val="right" w:pos="9026"/>
      </w:tabs>
      <w:snapToGrid w:val="0"/>
      <w:jc w:val="left"/>
    </w:pPr>
    <w:rPr>
      <w:sz w:val="18"/>
      <w:szCs w:val="18"/>
    </w:rPr>
  </w:style>
  <w:style w:type="character" w:customStyle="1" w:styleId="Char1">
    <w:name w:val="页脚 Char"/>
    <w:basedOn w:val="a0"/>
    <w:link w:val="a6"/>
    <w:uiPriority w:val="99"/>
    <w:rsid w:val="00757A43"/>
    <w:rPr>
      <w:sz w:val="18"/>
      <w:szCs w:val="18"/>
    </w:rPr>
  </w:style>
  <w:style w:type="paragraph" w:styleId="a7">
    <w:name w:val="No Spacing"/>
    <w:link w:val="Char2"/>
    <w:uiPriority w:val="1"/>
    <w:qFormat/>
    <w:rsid w:val="00E069CA"/>
    <w:rPr>
      <w:kern w:val="0"/>
      <w:sz w:val="22"/>
    </w:rPr>
  </w:style>
  <w:style w:type="character" w:customStyle="1" w:styleId="Char2">
    <w:name w:val="无间隔 Char"/>
    <w:basedOn w:val="a0"/>
    <w:link w:val="a7"/>
    <w:uiPriority w:val="1"/>
    <w:rsid w:val="00E069CA"/>
    <w:rPr>
      <w:kern w:val="0"/>
      <w:sz w:val="22"/>
    </w:rPr>
  </w:style>
  <w:style w:type="character" w:customStyle="1" w:styleId="1Char">
    <w:name w:val="标题 1 Char"/>
    <w:basedOn w:val="a0"/>
    <w:link w:val="1"/>
    <w:uiPriority w:val="9"/>
    <w:rsid w:val="00E069CA"/>
    <w:rPr>
      <w:b/>
      <w:bCs/>
      <w:kern w:val="44"/>
      <w:sz w:val="44"/>
      <w:szCs w:val="44"/>
    </w:rPr>
  </w:style>
  <w:style w:type="paragraph" w:styleId="TOC">
    <w:name w:val="TOC Heading"/>
    <w:basedOn w:val="1"/>
    <w:next w:val="a"/>
    <w:uiPriority w:val="39"/>
    <w:semiHidden/>
    <w:unhideWhenUsed/>
    <w:qFormat/>
    <w:rsid w:val="00E069C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E069CA"/>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E069CA"/>
    <w:pPr>
      <w:widowControl/>
      <w:spacing w:after="100" w:line="276" w:lineRule="auto"/>
      <w:jc w:val="left"/>
    </w:pPr>
    <w:rPr>
      <w:kern w:val="0"/>
      <w:sz w:val="22"/>
    </w:rPr>
  </w:style>
  <w:style w:type="paragraph" w:styleId="3">
    <w:name w:val="toc 3"/>
    <w:basedOn w:val="a"/>
    <w:next w:val="a"/>
    <w:autoRedefine/>
    <w:uiPriority w:val="39"/>
    <w:semiHidden/>
    <w:unhideWhenUsed/>
    <w:qFormat/>
    <w:rsid w:val="00E069CA"/>
    <w:pPr>
      <w:widowControl/>
      <w:spacing w:after="100" w:line="276" w:lineRule="auto"/>
      <w:ind w:left="440"/>
      <w:jc w:val="left"/>
    </w:pPr>
    <w:rPr>
      <w:kern w:val="0"/>
      <w:sz w:val="22"/>
    </w:rPr>
  </w:style>
  <w:style w:type="character" w:styleId="a8">
    <w:name w:val="annotation reference"/>
    <w:basedOn w:val="a0"/>
    <w:uiPriority w:val="99"/>
    <w:semiHidden/>
    <w:unhideWhenUsed/>
    <w:rsid w:val="005C044A"/>
    <w:rPr>
      <w:sz w:val="16"/>
      <w:szCs w:val="16"/>
    </w:rPr>
  </w:style>
  <w:style w:type="paragraph" w:styleId="a9">
    <w:name w:val="annotation text"/>
    <w:basedOn w:val="a"/>
    <w:link w:val="Char3"/>
    <w:uiPriority w:val="99"/>
    <w:semiHidden/>
    <w:unhideWhenUsed/>
    <w:rsid w:val="005C044A"/>
    <w:rPr>
      <w:sz w:val="20"/>
      <w:szCs w:val="20"/>
    </w:rPr>
  </w:style>
  <w:style w:type="character" w:customStyle="1" w:styleId="Char3">
    <w:name w:val="批注文字 Char"/>
    <w:basedOn w:val="a0"/>
    <w:link w:val="a9"/>
    <w:uiPriority w:val="99"/>
    <w:semiHidden/>
    <w:rsid w:val="005C044A"/>
    <w:rPr>
      <w:sz w:val="20"/>
      <w:szCs w:val="20"/>
    </w:rPr>
  </w:style>
  <w:style w:type="paragraph" w:styleId="aa">
    <w:name w:val="annotation subject"/>
    <w:basedOn w:val="a9"/>
    <w:next w:val="a9"/>
    <w:link w:val="Char4"/>
    <w:uiPriority w:val="99"/>
    <w:semiHidden/>
    <w:unhideWhenUsed/>
    <w:rsid w:val="005C044A"/>
    <w:rPr>
      <w:b/>
      <w:bCs/>
    </w:rPr>
  </w:style>
  <w:style w:type="character" w:customStyle="1" w:styleId="Char4">
    <w:name w:val="批注主题 Char"/>
    <w:basedOn w:val="Char3"/>
    <w:link w:val="aa"/>
    <w:uiPriority w:val="99"/>
    <w:semiHidden/>
    <w:rsid w:val="005C04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306760">
      <w:bodyDiv w:val="1"/>
      <w:marLeft w:val="0"/>
      <w:marRight w:val="0"/>
      <w:marTop w:val="0"/>
      <w:marBottom w:val="0"/>
      <w:divBdr>
        <w:top w:val="none" w:sz="0" w:space="0" w:color="auto"/>
        <w:left w:val="none" w:sz="0" w:space="0" w:color="auto"/>
        <w:bottom w:val="none" w:sz="0" w:space="0" w:color="auto"/>
        <w:right w:val="none" w:sz="0" w:space="0" w:color="auto"/>
      </w:divBdr>
    </w:div>
    <w:div w:id="1066075237">
      <w:bodyDiv w:val="1"/>
      <w:marLeft w:val="0"/>
      <w:marRight w:val="0"/>
      <w:marTop w:val="0"/>
      <w:marBottom w:val="0"/>
      <w:divBdr>
        <w:top w:val="none" w:sz="0" w:space="0" w:color="auto"/>
        <w:left w:val="none" w:sz="0" w:space="0" w:color="auto"/>
        <w:bottom w:val="none" w:sz="0" w:space="0" w:color="auto"/>
        <w:right w:val="none" w:sz="0" w:space="0" w:color="auto"/>
      </w:divBdr>
    </w:div>
    <w:div w:id="14474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image" Target="media/image24.emf"/><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F3E322-1D27-49FB-849D-4598DC6CA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Assembly Guide - Version 1.1</dc:subject>
  <dc:creator>Wangyi Zhu</dc:creator>
  <cp:lastModifiedBy>oiltiger</cp:lastModifiedBy>
  <cp:revision>8</cp:revision>
  <dcterms:created xsi:type="dcterms:W3CDTF">2014-05-21T23:12:00Z</dcterms:created>
  <dcterms:modified xsi:type="dcterms:W3CDTF">2014-05-21T23:23:00Z</dcterms:modified>
</cp:coreProperties>
</file>